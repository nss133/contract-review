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5F68A" w14:textId="77777777" w:rsidR="0022688D" w:rsidRPr="00CB4DFE" w:rsidRDefault="00C72E31" w:rsidP="00EB3E38">
      <w:pPr>
        <w:jc w:val="center"/>
        <w:rPr>
          <w:sz w:val="36"/>
          <w:szCs w:val="36"/>
        </w:rPr>
      </w:pPr>
      <w:r w:rsidRPr="00CB4DFE">
        <w:rPr>
          <w:rFonts w:hint="eastAsia"/>
          <w:sz w:val="36"/>
          <w:szCs w:val="36"/>
        </w:rPr>
        <w:t>[</w:t>
      </w:r>
      <w:r w:rsidR="0022688D" w:rsidRPr="00CB4DFE">
        <w:rPr>
          <w:rFonts w:hint="eastAsia"/>
          <w:sz w:val="36"/>
          <w:szCs w:val="36"/>
        </w:rPr>
        <w:t>보험회사</w:t>
      </w:r>
      <w:r w:rsidR="0022688D" w:rsidRPr="00CB4DFE">
        <w:rPr>
          <w:sz w:val="36"/>
          <w:szCs w:val="36"/>
        </w:rPr>
        <w:t>-보험대리점 표준위탁계약서</w:t>
      </w:r>
      <w:r w:rsidRPr="00CB4DFE">
        <w:rPr>
          <w:rFonts w:hint="eastAsia"/>
          <w:sz w:val="36"/>
          <w:szCs w:val="36"/>
        </w:rPr>
        <w:t>]</w:t>
      </w:r>
      <w:r w:rsidR="00473A56" w:rsidRPr="00CB4DFE">
        <w:rPr>
          <w:rFonts w:ascii="HY헤드라인M" w:eastAsia="HY헤드라인M" w:cs="한컴돋움"/>
          <w:b/>
          <w:bCs/>
          <w:noProof/>
          <w:sz w:val="40"/>
          <w:szCs w:val="32"/>
        </w:rPr>
        <w:t xml:space="preserve"> </w:t>
      </w:r>
      <w:r w:rsidR="00473A56" w:rsidRPr="00CB4DFE">
        <w:rPr>
          <w:rFonts w:ascii="HY헤드라인M" w:eastAsia="HY헤드라인M" w:cs="한컴돋움"/>
          <w:b/>
          <w:bCs/>
          <w:noProof/>
          <w:sz w:val="40"/>
          <w:szCs w:val="32"/>
        </w:rPr>
        <w:drawing>
          <wp:inline distT="0" distB="0" distL="0" distR="0" wp14:anchorId="3965EECE" wp14:editId="1687223D">
            <wp:extent cx="485775" cy="485775"/>
            <wp:effectExtent l="0" t="0" r="9525" b="9525"/>
            <wp:docPr id="4" name="그림 3" descr="GA계약서(3-1) - BM1200006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계약서(3-1) - BM12000062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DD47" w14:textId="77777777" w:rsidR="00C951E9" w:rsidRPr="00CB4DFE" w:rsidRDefault="00C951E9" w:rsidP="00C72E31">
      <w:pPr>
        <w:jc w:val="center"/>
      </w:pPr>
    </w:p>
    <w:p w14:paraId="5308E221" w14:textId="77777777" w:rsidR="0022688D" w:rsidRPr="00CB4DFE" w:rsidRDefault="00493986" w:rsidP="0022688D">
      <w:r w:rsidRPr="00442E20">
        <w:rPr>
          <w:rFonts w:hint="eastAsia"/>
        </w:rPr>
        <w:t>미래에셋생명</w:t>
      </w:r>
      <w:r w:rsidR="001E3D99" w:rsidRPr="00442E20">
        <w:rPr>
          <w:rFonts w:hint="eastAsia"/>
          <w:color w:val="000000" w:themeColor="text1"/>
        </w:rPr>
        <w:t>보험주식회사</w:t>
      </w:r>
      <w:r w:rsidR="0022688D" w:rsidRPr="00442E20">
        <w:t>(</w:t>
      </w:r>
      <w:r w:rsidR="0022688D" w:rsidRPr="00CB4DFE">
        <w:t>이하 “회사”)와</w:t>
      </w:r>
      <w:r w:rsidR="00C72E31" w:rsidRPr="00CB4DFE">
        <w:t xml:space="preserve"> [</w:t>
      </w:r>
      <w:r w:rsidR="00350558">
        <w:t xml:space="preserve">       </w:t>
      </w:r>
      <w:r w:rsidR="00EF3DD3">
        <w:t xml:space="preserve">        ]</w:t>
      </w:r>
      <w:r w:rsidR="00EF3DD3">
        <w:rPr>
          <w:rFonts w:hint="eastAsia"/>
        </w:rPr>
        <w:t>보험대리점</w:t>
      </w:r>
      <w:r w:rsidR="0022688D" w:rsidRPr="00CB4DFE">
        <w:t xml:space="preserve">(이하 “대리점”)은 다음과 같이 표준위탁계약(이하 “본 계약”이라 한다)을 체결한다. </w:t>
      </w:r>
    </w:p>
    <w:p w14:paraId="16D7F737" w14:textId="77777777" w:rsidR="0022688D" w:rsidRPr="003F3D17" w:rsidRDefault="0022688D" w:rsidP="0022688D"/>
    <w:p w14:paraId="7633A9AE" w14:textId="77777777" w:rsidR="0022688D" w:rsidRPr="001E3D99" w:rsidRDefault="0022688D" w:rsidP="0022688D">
      <w:pPr>
        <w:rPr>
          <w:b/>
          <w:sz w:val="22"/>
        </w:rPr>
      </w:pPr>
      <w:r w:rsidRPr="001E3D99">
        <w:rPr>
          <w:rFonts w:hint="eastAsia"/>
          <w:b/>
          <w:sz w:val="22"/>
        </w:rPr>
        <w:t>제</w:t>
      </w:r>
      <w:r w:rsidRPr="001E3D99">
        <w:rPr>
          <w:b/>
          <w:sz w:val="22"/>
        </w:rPr>
        <w:t xml:space="preserve"> 1 장   총   칙</w:t>
      </w:r>
    </w:p>
    <w:p w14:paraId="37017AF6" w14:textId="77777777" w:rsidR="001E3D99" w:rsidRPr="001E3D99" w:rsidRDefault="0022688D" w:rsidP="001E3D99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1조 (목적) </w:t>
      </w:r>
    </w:p>
    <w:p w14:paraId="4ED707DB" w14:textId="77777777" w:rsidR="0022688D" w:rsidRDefault="0022688D" w:rsidP="001E3D99">
      <w:pPr>
        <w:spacing w:after="0"/>
      </w:pPr>
      <w:r w:rsidRPr="00CB4DFE">
        <w:t>본 계약은 회사가 대리점에 본 계약에서 정하는 바에 따라 보험 모집, 관리 등의 업무를 위탁하고, 대리점이 해당 위탁업무를 수행함에 있어 대리점의 준수사항, 회사의 수수료 지급 및 기타 지원사항 등 회사와 대리점간의 업무위탁관계를 합리적으로 규율하기 위하여 필요한 제반 사항을 규정하는데 목적이 있다</w:t>
      </w:r>
      <w:r w:rsidR="00C72E31" w:rsidRPr="00CB4DFE">
        <w:t>.</w:t>
      </w:r>
    </w:p>
    <w:p w14:paraId="2A554A41" w14:textId="77777777" w:rsidR="001E3D99" w:rsidRPr="00CB4DFE" w:rsidRDefault="001E3D99" w:rsidP="001E3D99">
      <w:pPr>
        <w:spacing w:after="0"/>
      </w:pPr>
    </w:p>
    <w:p w14:paraId="250E7675" w14:textId="77777777" w:rsidR="005A3E57" w:rsidRPr="001E3D99" w:rsidRDefault="0022688D" w:rsidP="005A3E57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2조 (법규 등 준수) </w:t>
      </w:r>
    </w:p>
    <w:p w14:paraId="36E32DFD" w14:textId="77777777" w:rsidR="000D675E" w:rsidRPr="00CB4DFE" w:rsidRDefault="001E3D99" w:rsidP="00EE63FA">
      <w:pPr>
        <w:ind w:left="284" w:hangingChars="142" w:hanging="284"/>
      </w:pPr>
      <w:r>
        <w:rPr>
          <w:rFonts w:eastAsiaTheme="minorHAnsi"/>
        </w:rPr>
        <w:t xml:space="preserve">① </w:t>
      </w:r>
      <w:r w:rsidR="000D675E" w:rsidRPr="00CB4DFE">
        <w:rPr>
          <w:rFonts w:hint="eastAsia"/>
        </w:rPr>
        <w:t>회사</w:t>
      </w:r>
      <w:r w:rsidR="000D675E" w:rsidRPr="00CB4DFE">
        <w:t xml:space="preserve"> 및 대리점은 상법, 보험업법, 보험업감독규정, 특정 금융거래정보의 보고 및 이용 등에 관한 법률, 개인정보 보호법, 신용정보의 이용 및 보호에 관한 법률, 독점규제 및 공정거래에 관한 법률, 부정청탁 및 금품 등 수수 금지에 관한 법률 등 관련 법령 및 감독당국이 정한 제규정, 지침 약관, 요율 등을 준수하여야 한다.</w:t>
      </w:r>
    </w:p>
    <w:p w14:paraId="44680153" w14:textId="77777777" w:rsidR="005A3E57" w:rsidRPr="00CB4DFE" w:rsidRDefault="0022688D" w:rsidP="00EE63FA">
      <w:pPr>
        <w:spacing w:after="0"/>
        <w:ind w:left="284" w:hangingChars="142" w:hanging="284"/>
      </w:pPr>
      <w:r w:rsidRPr="00CB4DFE">
        <w:t>② 대리점은 보험금 청구에 관한 서면이나 증거를 위·변조하는 등 보험금 지급여부 및 그 산정에</w:t>
      </w:r>
      <w:r w:rsidR="00EE63FA">
        <w:rPr>
          <w:rFonts w:hint="eastAsia"/>
        </w:rPr>
        <w:t xml:space="preserve"> </w:t>
      </w:r>
      <w:r w:rsidRPr="00CB4DFE">
        <w:t>영향을 미치거나 보험료 납입면제에 영향을 미치는 사항을 거짓으로 알리거나 숨기는 행위(이하“보험사기”)를 포함하여 부당한 보험금 청구가 의심될 경우 즉시 회사에 알려야 하며</w:t>
      </w:r>
      <w:r w:rsidR="001E3D99">
        <w:t xml:space="preserve">, </w:t>
      </w:r>
      <w:r w:rsidRPr="00CB4DFE">
        <w:t>직·간접적으로 보험사기에 관여하거나, 보험사기를 야기하도록 조장해서는 아니된다</w:t>
      </w:r>
      <w:r w:rsidR="005A3E57" w:rsidRPr="00CB4DFE">
        <w:t>.</w:t>
      </w:r>
    </w:p>
    <w:p w14:paraId="6507B2C1" w14:textId="77777777" w:rsidR="0022688D" w:rsidRPr="00CB4DFE" w:rsidRDefault="00C72E31" w:rsidP="005A3E57">
      <w:pPr>
        <w:spacing w:after="0"/>
        <w:ind w:firstLineChars="100" w:firstLine="200"/>
      </w:pPr>
      <w:r w:rsidRPr="00CB4DFE">
        <w:t xml:space="preserve"> </w:t>
      </w:r>
    </w:p>
    <w:p w14:paraId="73617BA3" w14:textId="77777777" w:rsidR="0022688D" w:rsidRPr="001E3D99" w:rsidRDefault="0022688D" w:rsidP="0022688D">
      <w:pPr>
        <w:rPr>
          <w:b/>
          <w:sz w:val="22"/>
        </w:rPr>
      </w:pPr>
      <w:r w:rsidRPr="001E3D99">
        <w:rPr>
          <w:rFonts w:hint="eastAsia"/>
          <w:b/>
          <w:sz w:val="22"/>
        </w:rPr>
        <w:t>제</w:t>
      </w:r>
      <w:r w:rsidRPr="001E3D99">
        <w:rPr>
          <w:b/>
          <w:sz w:val="22"/>
        </w:rPr>
        <w:t xml:space="preserve"> 2 장   업무의 위탁 및 수행</w:t>
      </w:r>
    </w:p>
    <w:p w14:paraId="7DD12122" w14:textId="77777777" w:rsidR="005A3E57" w:rsidRPr="001E3D99" w:rsidRDefault="0022688D" w:rsidP="00DE6901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3조 (위탁업무) </w:t>
      </w:r>
    </w:p>
    <w:p w14:paraId="5AF11E8B" w14:textId="77777777" w:rsidR="0022688D" w:rsidRPr="00CB4DFE" w:rsidRDefault="0022688D" w:rsidP="00DE6901">
      <w:pPr>
        <w:spacing w:after="0"/>
      </w:pPr>
      <w:r w:rsidRPr="00CB4DFE">
        <w:t>① 회사는 다음 각 호의 업무를 대리점에 위탁한다</w:t>
      </w:r>
    </w:p>
    <w:p w14:paraId="6F2DAAD0" w14:textId="77777777" w:rsidR="0022688D" w:rsidRPr="00CB4DFE" w:rsidRDefault="0022688D" w:rsidP="00DE6901">
      <w:pPr>
        <w:spacing w:after="0"/>
      </w:pPr>
      <w:r w:rsidRPr="00CB4DFE">
        <w:t xml:space="preserve">  1. 보험계약체결의 대리</w:t>
      </w:r>
    </w:p>
    <w:p w14:paraId="45FED21E" w14:textId="77777777" w:rsidR="0022688D" w:rsidRPr="00CB4DFE" w:rsidRDefault="0022688D" w:rsidP="00DE6901">
      <w:pPr>
        <w:spacing w:after="0"/>
      </w:pPr>
      <w:r w:rsidRPr="00CB4DFE">
        <w:t xml:space="preserve">  2. 보험계약의 유지 및 관리에 필요한 활동</w:t>
      </w:r>
    </w:p>
    <w:p w14:paraId="5BCF99BF" w14:textId="77777777" w:rsidR="0022688D" w:rsidRPr="00CB4DFE" w:rsidRDefault="0022688D" w:rsidP="00DE6901">
      <w:pPr>
        <w:spacing w:after="0"/>
      </w:pPr>
      <w:r w:rsidRPr="00CB4DFE">
        <w:t xml:space="preserve">  3. 보험청약서</w:t>
      </w:r>
      <w:r w:rsidRPr="00CB4DFE">
        <w:rPr>
          <w:rFonts w:ascii="MS Mincho" w:eastAsia="MS Mincho" w:hAnsi="MS Mincho" w:cs="MS Mincho" w:hint="eastAsia"/>
        </w:rPr>
        <w:t>․</w:t>
      </w:r>
      <w:r w:rsidRPr="00CB4DFE">
        <w:t>보험약관</w:t>
      </w:r>
      <w:r w:rsidRPr="00CB4DFE">
        <w:rPr>
          <w:rFonts w:ascii="MS Mincho" w:eastAsia="MS Mincho" w:hAnsi="MS Mincho" w:cs="MS Mincho" w:hint="eastAsia"/>
        </w:rPr>
        <w:t>․</w:t>
      </w:r>
      <w:r w:rsidRPr="00CB4DFE">
        <w:t>보험증권의 전달 등 보험계약체결 관련 부수업무</w:t>
      </w:r>
    </w:p>
    <w:p w14:paraId="464A0DDA" w14:textId="77777777" w:rsidR="0022688D" w:rsidRPr="00CB4DFE" w:rsidRDefault="0022688D" w:rsidP="00DE6901">
      <w:pPr>
        <w:spacing w:after="0"/>
      </w:pPr>
      <w:r w:rsidRPr="00CB4DFE">
        <w:t xml:space="preserve">  4. 보험료의 수령(회사가 작성한 영수증을 보험계약자에게 교부하는 경우만 해당)</w:t>
      </w:r>
    </w:p>
    <w:p w14:paraId="22023964" w14:textId="77777777" w:rsidR="0022688D" w:rsidRPr="00CB4DFE" w:rsidRDefault="0022688D" w:rsidP="00DE6901">
      <w:pPr>
        <w:spacing w:after="0"/>
      </w:pPr>
      <w:r w:rsidRPr="00CB4DFE">
        <w:t xml:space="preserve">  5. 대출의 소개 및 이에 부수하는 업무</w:t>
      </w:r>
    </w:p>
    <w:p w14:paraId="4A6078F6" w14:textId="77777777" w:rsidR="00534330" w:rsidRDefault="0022688D" w:rsidP="00534330">
      <w:pPr>
        <w:spacing w:after="0"/>
        <w:ind w:firstLine="195"/>
      </w:pPr>
      <w:r w:rsidRPr="00CB4DFE">
        <w:lastRenderedPageBreak/>
        <w:t>6. 기타 위 각 호의 업무에 부수하거나 수반되는 업무</w:t>
      </w:r>
    </w:p>
    <w:p w14:paraId="720D41B7" w14:textId="77777777" w:rsidR="00442E20" w:rsidRPr="00442E20" w:rsidRDefault="00442E20" w:rsidP="00534330">
      <w:pPr>
        <w:spacing w:after="0"/>
        <w:ind w:firstLine="195"/>
      </w:pPr>
      <w:r>
        <w:rPr>
          <w:rFonts w:hint="eastAsia"/>
        </w:rPr>
        <w:t xml:space="preserve">7. </w:t>
      </w:r>
      <w:r>
        <w:t>상</w:t>
      </w:r>
      <w:r>
        <w:rPr>
          <w:rFonts w:hint="eastAsia"/>
        </w:rPr>
        <w:t xml:space="preserve">기 업무 이외에 대리점의 신청 또는 동의에 의한 추가 위탁 업무 </w:t>
      </w:r>
    </w:p>
    <w:p w14:paraId="019F0D35" w14:textId="77777777" w:rsidR="0022688D" w:rsidRPr="00AA6C54" w:rsidRDefault="0022688D" w:rsidP="001E3D99">
      <w:pPr>
        <w:spacing w:after="0"/>
        <w:ind w:left="284" w:hangingChars="142" w:hanging="284"/>
      </w:pPr>
      <w:r w:rsidRPr="00CB4DFE">
        <w:t xml:space="preserve">② 대리점은 위탁받은 업무 이외에, 청약, 고지, 통지, 해지, 취소 등 보험계약에 관한 의사표시를 수령할 수 있는 권한을 가지지 아니하고, 또한 보험계약자에게 보험계약의 체결, 승낙, 변경, 해지, 등 보험계약에 관한 의사표시를 할 수 있는 권한도 가지지 아니한다. </w:t>
      </w:r>
      <w:r w:rsidRPr="00AA6C54">
        <w:t>다만, 회사가 대리점에 업무를 추가로 위탁한 경우는 그러하지 아니한다.</w:t>
      </w:r>
    </w:p>
    <w:p w14:paraId="4DCA6A51" w14:textId="77777777" w:rsidR="00AA6C54" w:rsidRPr="00AA6C54" w:rsidRDefault="0022688D" w:rsidP="00AA6C54">
      <w:pPr>
        <w:spacing w:after="0"/>
      </w:pPr>
      <w:r w:rsidRPr="00AA6C54">
        <w:t>③ 대리점은 제2항에 관한 사항을 보험계약자에게 안내하여야 한다</w:t>
      </w:r>
      <w:r w:rsidR="00534330" w:rsidRPr="00AA6C54">
        <w:t>.</w:t>
      </w:r>
    </w:p>
    <w:p w14:paraId="695D8AE1" w14:textId="77777777" w:rsidR="00246D36" w:rsidRPr="00AA6C54" w:rsidRDefault="00246D36" w:rsidP="00AA6C54">
      <w:pPr>
        <w:spacing w:after="0"/>
      </w:pPr>
      <w:r w:rsidRPr="00D92D23">
        <w:rPr>
          <w:rFonts w:asciiTheme="majorHAnsi" w:eastAsiaTheme="majorHAnsi" w:hAnsiTheme="majorHAnsi"/>
          <w:szCs w:val="20"/>
        </w:rPr>
        <w:t>④</w:t>
      </w:r>
      <w:r w:rsidR="001E3D99">
        <w:rPr>
          <w:rFonts w:asciiTheme="majorHAnsi" w:eastAsiaTheme="majorHAnsi" w:hAnsiTheme="majorHAnsi"/>
          <w:szCs w:val="20"/>
        </w:rPr>
        <w:t xml:space="preserve"> </w:t>
      </w:r>
      <w:r w:rsidRPr="00D92D23">
        <w:rPr>
          <w:rFonts w:asciiTheme="majorHAnsi" w:eastAsiaTheme="majorHAnsi" w:hAnsiTheme="majorHAnsi"/>
          <w:szCs w:val="20"/>
        </w:rPr>
        <w:t>대리점은</w:t>
      </w:r>
      <w:r w:rsidRPr="00AA6C54">
        <w:rPr>
          <w:rFonts w:asciiTheme="majorHAnsi" w:eastAsiaTheme="majorHAnsi" w:hAnsiTheme="majorHAnsi"/>
          <w:szCs w:val="20"/>
        </w:rPr>
        <w:t xml:space="preserve"> 위탁업무를 수행 시 관련법령에 따라 고객확인의무를 이행하여야 한다.</w:t>
      </w:r>
    </w:p>
    <w:p w14:paraId="44A5BCCB" w14:textId="77777777" w:rsidR="00246D36" w:rsidRPr="00AA6C54" w:rsidRDefault="00246D36" w:rsidP="001E3D99">
      <w:pPr>
        <w:wordWrap/>
        <w:spacing w:after="0"/>
        <w:ind w:left="284" w:hangingChars="142" w:hanging="284"/>
        <w:rPr>
          <w:rFonts w:asciiTheme="majorHAnsi" w:eastAsiaTheme="majorHAnsi" w:hAnsiTheme="majorHAnsi"/>
          <w:szCs w:val="20"/>
          <w:shd w:val="clear" w:color="auto" w:fill="FFFFFF"/>
        </w:rPr>
      </w:pPr>
      <w:r w:rsidRPr="00AA6C54">
        <w:rPr>
          <w:rFonts w:asciiTheme="majorHAnsi" w:eastAsiaTheme="majorHAnsi" w:hAnsiTheme="majorHAnsi"/>
          <w:szCs w:val="20"/>
        </w:rPr>
        <w:t>⑤</w:t>
      </w:r>
      <w:r w:rsidRPr="00AA6C54">
        <w:rPr>
          <w:rFonts w:asciiTheme="majorHAnsi" w:eastAsiaTheme="majorHAnsi" w:hAnsiTheme="majorHAnsi" w:hint="eastAsia"/>
          <w:szCs w:val="20"/>
        </w:rPr>
        <w:t xml:space="preserve"> </w:t>
      </w:r>
      <w:r w:rsidRPr="00AA6C54">
        <w:rPr>
          <w:rFonts w:asciiTheme="majorHAnsi" w:eastAsiaTheme="majorHAnsi" w:hAnsiTheme="majorHAnsi"/>
          <w:szCs w:val="20"/>
          <w:shd w:val="clear" w:color="auto" w:fill="FFFFFF"/>
        </w:rPr>
        <w:t xml:space="preserve">대리점의 고의 또는 과실로 위 제4항의 고객확인의무가 제대로 이루어 지지 못하여 회사가 책임을 질 경우 회사는 대리점에게 그 손해를 구상할 수 있다. </w:t>
      </w:r>
    </w:p>
    <w:p w14:paraId="25489688" w14:textId="77777777" w:rsidR="0022688D" w:rsidRPr="00AA6C54" w:rsidRDefault="00246D36" w:rsidP="00AA6C54">
      <w:pPr>
        <w:wordWrap/>
        <w:spacing w:after="0"/>
        <w:rPr>
          <w:rFonts w:asciiTheme="majorHAnsi" w:eastAsiaTheme="majorHAnsi" w:hAnsiTheme="majorHAnsi"/>
          <w:szCs w:val="20"/>
          <w:shd w:val="clear" w:color="auto" w:fill="FFFFFF"/>
        </w:rPr>
      </w:pPr>
      <w:r w:rsidRPr="00AA6C54">
        <w:rPr>
          <w:rFonts w:asciiTheme="majorHAnsi" w:eastAsiaTheme="majorHAnsi" w:hAnsiTheme="majorHAnsi"/>
          <w:szCs w:val="20"/>
        </w:rPr>
        <w:t>⑥ 대리점은 제4항의 고객확인의무 이행시 회사의 고객확인의무 절차를 준수하여야 한다.</w:t>
      </w:r>
    </w:p>
    <w:p w14:paraId="6CC3B0A0" w14:textId="77777777" w:rsidR="00246D36" w:rsidRPr="00246D36" w:rsidRDefault="00246D36" w:rsidP="00246D36">
      <w:pPr>
        <w:wordWrap/>
        <w:spacing w:after="0"/>
        <w:rPr>
          <w:rFonts w:asciiTheme="majorHAnsi" w:eastAsiaTheme="majorHAnsi" w:hAnsiTheme="majorHAnsi"/>
          <w:color w:val="FF0000"/>
          <w:sz w:val="22"/>
          <w:shd w:val="clear" w:color="auto" w:fill="FFFFFF"/>
        </w:rPr>
      </w:pPr>
    </w:p>
    <w:p w14:paraId="2A5BE66F" w14:textId="77777777" w:rsidR="005A3E57" w:rsidRPr="001E3D99" w:rsidRDefault="0022688D" w:rsidP="005A3E57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4조 (보험계약의 체결)  </w:t>
      </w:r>
    </w:p>
    <w:p w14:paraId="22A3F0FD" w14:textId="77777777" w:rsidR="0022688D" w:rsidRPr="00CB4DFE" w:rsidRDefault="0022688D" w:rsidP="005A3E57">
      <w:pPr>
        <w:spacing w:after="0"/>
      </w:pPr>
      <w:r w:rsidRPr="00CB4DFE">
        <w:t>① 대리점은 회사가 정하여 사전에 통지한 기준과 절차에 따라 보험계약 체결을 대리한다.</w:t>
      </w:r>
    </w:p>
    <w:p w14:paraId="0660EA63" w14:textId="77777777" w:rsidR="0022688D" w:rsidRPr="00CB4DFE" w:rsidRDefault="0022688D" w:rsidP="00115A3D">
      <w:pPr>
        <w:spacing w:after="0"/>
        <w:ind w:left="300" w:hangingChars="150" w:hanging="300"/>
      </w:pPr>
      <w:r w:rsidRPr="00CB4DFE">
        <w:t xml:space="preserve">② 대리점은 보험계약자, 피보험자 또는 수익자 등으로부터 보험계약의 변경, 부활, 해지 등의 요청을 받은 경우 지체 없이 회사에 이를 통보하여야 한다. </w:t>
      </w:r>
    </w:p>
    <w:p w14:paraId="4F0C8E96" w14:textId="77777777" w:rsidR="0022688D" w:rsidRPr="00CB4DFE" w:rsidRDefault="0022688D" w:rsidP="001E3D99">
      <w:pPr>
        <w:spacing w:after="0"/>
      </w:pPr>
    </w:p>
    <w:p w14:paraId="2FC6FA4B" w14:textId="77777777" w:rsidR="005A3E57" w:rsidRPr="001E3D99" w:rsidRDefault="0022688D" w:rsidP="001E3D99">
      <w:pPr>
        <w:spacing w:after="0"/>
        <w:rPr>
          <w:b/>
        </w:rPr>
      </w:pPr>
      <w:r w:rsidRPr="001E3D99">
        <w:rPr>
          <w:rFonts w:hint="eastAsia"/>
          <w:b/>
        </w:rPr>
        <w:t>제</w:t>
      </w:r>
      <w:r w:rsidRPr="001E3D99">
        <w:rPr>
          <w:b/>
        </w:rPr>
        <w:t xml:space="preserve">5조 (보험료의 영수 및 납입)  </w:t>
      </w:r>
    </w:p>
    <w:p w14:paraId="7F7CD500" w14:textId="77777777" w:rsidR="0022688D" w:rsidRPr="00CB4DFE" w:rsidRDefault="0022688D" w:rsidP="00853BA7">
      <w:pPr>
        <w:spacing w:after="0"/>
        <w:ind w:left="284" w:hangingChars="142" w:hanging="284"/>
      </w:pPr>
      <w:r w:rsidRPr="00CB4DFE">
        <w:t>① 대리점은 계약자가 보험료 납입방법을 선택할 수 있도록 안내하되, 금전사고를 예방하기 위해 계약자에게 자동이체 등을 통해 보험료를 납부하도록 권장할 수 있다.</w:t>
      </w:r>
    </w:p>
    <w:p w14:paraId="73046552" w14:textId="77777777" w:rsidR="0022688D" w:rsidRPr="00CB4DFE" w:rsidRDefault="0022688D" w:rsidP="00853BA7">
      <w:pPr>
        <w:spacing w:after="0"/>
        <w:ind w:left="284" w:hangingChars="142" w:hanging="284"/>
      </w:pPr>
      <w:r w:rsidRPr="00CB4DFE">
        <w:t xml:space="preserve">② 대리점이 보험료를 수령한 때에는 반드시 회사가 정한 양식 및 명의에 따른 영수증을 지체 없이 보험계약자에게 교부하여야 한다. </w:t>
      </w:r>
    </w:p>
    <w:p w14:paraId="0AAFF29A" w14:textId="77777777" w:rsidR="0022688D" w:rsidRPr="00CB4DFE" w:rsidRDefault="0022688D" w:rsidP="00853BA7">
      <w:pPr>
        <w:spacing w:after="0"/>
        <w:ind w:left="284" w:hangingChars="142" w:hanging="284"/>
      </w:pPr>
      <w:r w:rsidRPr="00CB4DFE">
        <w:t>③ 대리점이 수령한 보험료는 지체 없이 회사가 정한 은행계좌에 입금하거나 회사에 직접 납부하여야 한다.</w:t>
      </w:r>
    </w:p>
    <w:p w14:paraId="1AFAC282" w14:textId="77777777" w:rsidR="0022688D" w:rsidRPr="00CB4DFE" w:rsidRDefault="0022688D" w:rsidP="00853BA7">
      <w:pPr>
        <w:spacing w:after="0"/>
      </w:pPr>
    </w:p>
    <w:p w14:paraId="2104B06C" w14:textId="77777777" w:rsidR="00853BA7" w:rsidRPr="00853BA7" w:rsidRDefault="0022688D" w:rsidP="00853BA7">
      <w:pPr>
        <w:spacing w:after="0"/>
        <w:rPr>
          <w:b/>
        </w:rPr>
      </w:pPr>
      <w:r w:rsidRPr="00853BA7">
        <w:rPr>
          <w:rFonts w:hint="eastAsia"/>
          <w:b/>
        </w:rPr>
        <w:t>제</w:t>
      </w:r>
      <w:r w:rsidRPr="00853BA7">
        <w:rPr>
          <w:b/>
        </w:rPr>
        <w:t xml:space="preserve">6조 (관계정보 및 서류의 제출) </w:t>
      </w:r>
    </w:p>
    <w:p w14:paraId="4BF0E5BE" w14:textId="77777777" w:rsidR="0022688D" w:rsidRPr="00CB4DFE" w:rsidRDefault="0022688D" w:rsidP="00853BA7">
      <w:pPr>
        <w:spacing w:after="0"/>
      </w:pPr>
      <w:r w:rsidRPr="00CB4DFE">
        <w:t xml:space="preserve">대리점은 위탁업무 수행 과정에서 취득한 보험계약 관련 정보 및 서류 일체를 회사가 정한 서식 및 절차에 따라 회사에 제출하여야 한다. </w:t>
      </w:r>
    </w:p>
    <w:p w14:paraId="73AA80F0" w14:textId="77777777" w:rsidR="0022688D" w:rsidRPr="00CB4DFE" w:rsidRDefault="0022688D" w:rsidP="00853BA7">
      <w:pPr>
        <w:spacing w:after="0"/>
      </w:pPr>
    </w:p>
    <w:p w14:paraId="6F216C00" w14:textId="77777777" w:rsidR="005A3E57" w:rsidRPr="00853BA7" w:rsidRDefault="0022688D" w:rsidP="00853BA7">
      <w:pPr>
        <w:spacing w:after="0"/>
        <w:rPr>
          <w:b/>
        </w:rPr>
      </w:pPr>
      <w:r w:rsidRPr="00853BA7">
        <w:rPr>
          <w:rFonts w:hint="eastAsia"/>
          <w:b/>
        </w:rPr>
        <w:t>제</w:t>
      </w:r>
      <w:r w:rsidRPr="00853BA7">
        <w:rPr>
          <w:b/>
        </w:rPr>
        <w:t xml:space="preserve">7조 (광고 및 선전) </w:t>
      </w:r>
    </w:p>
    <w:p w14:paraId="70391CBB" w14:textId="77777777" w:rsidR="0022688D" w:rsidRPr="00CB4DFE" w:rsidRDefault="0022688D" w:rsidP="00853BA7">
      <w:pPr>
        <w:spacing w:after="0"/>
        <w:ind w:left="284" w:hangingChars="142" w:hanging="284"/>
      </w:pPr>
      <w:r w:rsidRPr="00CB4DFE">
        <w:t>① 대리점은 보험상품에 관하여 광고를 할 때에는 회사에서 정한 절차에 따라 사전승인을 받아야 한다. 다만, 보험협회의 광고선전에 관한 규정에 달리 정한 경우에는 그에 따른다.</w:t>
      </w:r>
    </w:p>
    <w:p w14:paraId="5A101EF4" w14:textId="77777777" w:rsidR="00FF33B1" w:rsidRDefault="0022688D" w:rsidP="00853BA7">
      <w:pPr>
        <w:spacing w:after="0"/>
        <w:ind w:left="284" w:hangingChars="142" w:hanging="284"/>
      </w:pPr>
      <w:r w:rsidRPr="00CB4DFE">
        <w:t>② 대리점은 회사의 사전 승인 없이 회사가 취급하는 보험상품에 관한 안내 자료를 제작·배포 또는 인터넷 홈페이지에 게재하거나 언론사를 통해 배포하여서는 아니 된다.</w:t>
      </w:r>
    </w:p>
    <w:p w14:paraId="37805B92" w14:textId="77777777" w:rsidR="0050402D" w:rsidRPr="00CB4DFE" w:rsidRDefault="0050402D" w:rsidP="00853BA7">
      <w:pPr>
        <w:spacing w:after="0"/>
        <w:ind w:left="284" w:hangingChars="142" w:hanging="284"/>
      </w:pPr>
    </w:p>
    <w:p w14:paraId="5245BD37" w14:textId="77777777" w:rsidR="0022688D" w:rsidRPr="00853BA7" w:rsidRDefault="0022688D" w:rsidP="0022688D">
      <w:pPr>
        <w:rPr>
          <w:b/>
          <w:sz w:val="22"/>
        </w:rPr>
      </w:pPr>
      <w:r w:rsidRPr="00853BA7">
        <w:rPr>
          <w:rFonts w:hint="eastAsia"/>
          <w:b/>
          <w:sz w:val="22"/>
        </w:rPr>
        <w:lastRenderedPageBreak/>
        <w:t>제</w:t>
      </w:r>
      <w:r w:rsidRPr="00853BA7">
        <w:rPr>
          <w:b/>
          <w:sz w:val="22"/>
        </w:rPr>
        <w:t xml:space="preserve"> 3 장   수수료의 지급 및 반환</w:t>
      </w:r>
    </w:p>
    <w:p w14:paraId="5878C444" w14:textId="77777777" w:rsidR="005A3E57" w:rsidRPr="00853BA7" w:rsidRDefault="0022688D" w:rsidP="005A3E57">
      <w:pPr>
        <w:spacing w:after="0"/>
        <w:rPr>
          <w:b/>
        </w:rPr>
      </w:pPr>
      <w:r w:rsidRPr="00853BA7">
        <w:rPr>
          <w:rFonts w:hint="eastAsia"/>
          <w:b/>
        </w:rPr>
        <w:t>제</w:t>
      </w:r>
      <w:r w:rsidRPr="00853BA7">
        <w:rPr>
          <w:b/>
        </w:rPr>
        <w:t xml:space="preserve">8조 (수수료의 지급) </w:t>
      </w:r>
    </w:p>
    <w:p w14:paraId="2C0E4403" w14:textId="77777777" w:rsidR="0022688D" w:rsidRPr="00CB4DFE" w:rsidRDefault="0022688D" w:rsidP="005A3E57">
      <w:pPr>
        <w:spacing w:after="0"/>
      </w:pPr>
      <w:r w:rsidRPr="00CB4DFE">
        <w:t xml:space="preserve">① 회사는 위탁업무 수행에 대한 대가로 대리점에게 수수료를 지급한다. </w:t>
      </w:r>
    </w:p>
    <w:p w14:paraId="3A5402BA" w14:textId="77777777" w:rsidR="0022688D" w:rsidRPr="00CB4DFE" w:rsidRDefault="0022688D" w:rsidP="00502B07">
      <w:pPr>
        <w:spacing w:after="0"/>
        <w:ind w:left="284" w:hangingChars="142" w:hanging="284"/>
      </w:pPr>
      <w:r w:rsidRPr="00CB4DFE">
        <w:t xml:space="preserve">② 제1항에 따라 지급하는 수수료의 항목, 지급요건, 성적 및 효율 등 산정방법, </w:t>
      </w:r>
      <w:r w:rsidR="00DE6901" w:rsidRPr="00CB4DFE">
        <w:t>지급금액</w:t>
      </w:r>
      <w:r w:rsidR="00DE6901" w:rsidRPr="00CB4DFE">
        <w:rPr>
          <w:rFonts w:hint="eastAsia"/>
        </w:rPr>
        <w:t>의</w:t>
      </w:r>
      <w:r w:rsidR="00853BA7">
        <w:rPr>
          <w:rFonts w:hint="eastAsia"/>
        </w:rPr>
        <w:t xml:space="preserve"> </w:t>
      </w:r>
      <w:r w:rsidRPr="00CB4DFE">
        <w:t>산출방법 및 지급금액, 지급기일 등 수수료 지급에 관한 구체적인 사항은 회사가 정한「</w:t>
      </w:r>
      <w:r w:rsidR="008776B2" w:rsidRPr="0050402D">
        <w:rPr>
          <w:rFonts w:hint="eastAsia"/>
        </w:rPr>
        <w:t>GA</w:t>
      </w:r>
      <w:r w:rsidR="00C951E9" w:rsidRPr="00CB4DFE">
        <w:rPr>
          <w:rFonts w:hint="eastAsia"/>
        </w:rPr>
        <w:t>영업제도</w:t>
      </w:r>
      <w:r w:rsidRPr="00CB4DFE">
        <w:t>」에</w:t>
      </w:r>
      <w:r w:rsidR="00B17699" w:rsidRPr="00CB4DFE">
        <w:t xml:space="preserve"> </w:t>
      </w:r>
      <w:r w:rsidRPr="00CB4DFE">
        <w:t>따른다.</w:t>
      </w:r>
    </w:p>
    <w:p w14:paraId="43F97907" w14:textId="77777777" w:rsidR="0022688D" w:rsidRPr="00CB4DFE" w:rsidRDefault="0022688D" w:rsidP="00DE6901">
      <w:pPr>
        <w:spacing w:after="0"/>
      </w:pPr>
      <w:r w:rsidRPr="00CB4DFE">
        <w:t>③ 회사 및 대리점은 대리점이 장래 수취할 수수료를 대출의 담보로 활용할 수 없다</w:t>
      </w:r>
      <w:r w:rsidR="00FF33B1" w:rsidRPr="00CB4DFE">
        <w:t xml:space="preserve">. </w:t>
      </w:r>
    </w:p>
    <w:p w14:paraId="54A4EB1E" w14:textId="77777777" w:rsidR="005A3E57" w:rsidRPr="00CB4DFE" w:rsidRDefault="005A3E57" w:rsidP="005A3E57">
      <w:pPr>
        <w:spacing w:after="0"/>
        <w:ind w:firstLine="195"/>
      </w:pPr>
    </w:p>
    <w:p w14:paraId="55DCB51D" w14:textId="77777777" w:rsidR="005A3E57" w:rsidRPr="00502B07" w:rsidRDefault="0022688D" w:rsidP="005A3E57">
      <w:pPr>
        <w:spacing w:after="0"/>
        <w:rPr>
          <w:b/>
        </w:rPr>
      </w:pPr>
      <w:r w:rsidRPr="00502B07">
        <w:rPr>
          <w:rFonts w:hint="eastAsia"/>
          <w:b/>
        </w:rPr>
        <w:t>제</w:t>
      </w:r>
      <w:r w:rsidRPr="00502B07">
        <w:rPr>
          <w:b/>
        </w:rPr>
        <w:t xml:space="preserve">9조 (수수료 지급기준의 변경) </w:t>
      </w:r>
    </w:p>
    <w:p w14:paraId="0F1D03DD" w14:textId="77777777" w:rsidR="0022688D" w:rsidRPr="00CB4DFE" w:rsidRDefault="0022688D" w:rsidP="00502B07">
      <w:pPr>
        <w:spacing w:after="0"/>
        <w:ind w:left="284" w:hangingChars="142" w:hanging="284"/>
      </w:pPr>
      <w:r w:rsidRPr="00CB4DFE">
        <w:t xml:space="preserve">① 회사는 </w:t>
      </w:r>
      <w:r w:rsidR="00C951E9" w:rsidRPr="00CB4DFE">
        <w:t>「</w:t>
      </w:r>
      <w:r w:rsidR="00960E4F" w:rsidRPr="0050402D">
        <w:rPr>
          <w:rFonts w:hint="eastAsia"/>
        </w:rPr>
        <w:t>GA</w:t>
      </w:r>
      <w:r w:rsidR="00C951E9" w:rsidRPr="00CB4DFE">
        <w:rPr>
          <w:rFonts w:hint="eastAsia"/>
        </w:rPr>
        <w:t>영업제도</w:t>
      </w:r>
      <w:r w:rsidR="00C951E9" w:rsidRPr="00CB4DFE">
        <w:t>」</w:t>
      </w:r>
      <w:r w:rsidR="00C951E9" w:rsidRPr="00CB4DFE">
        <w:rPr>
          <w:rFonts w:hint="eastAsia"/>
        </w:rPr>
        <w:t>를</w:t>
      </w:r>
      <w:r w:rsidRPr="00CB4DFE">
        <w:t xml:space="preserve"> 변경하고자 하는 경우 변경내용을 시행예정일로부터 35일 전에 대리점에게 서면으로 통지하고 동의를 받아야 한다. 다만, 다음 각호의 경우에는 그러하지 아니한다.</w:t>
      </w:r>
    </w:p>
    <w:p w14:paraId="6729DF18" w14:textId="77777777" w:rsidR="0022688D" w:rsidRPr="00CB4DFE" w:rsidRDefault="0022688D" w:rsidP="00502B07">
      <w:pPr>
        <w:spacing w:after="0"/>
        <w:ind w:left="600" w:hangingChars="300" w:hanging="600"/>
      </w:pPr>
      <w:r w:rsidRPr="00CB4DFE">
        <w:t xml:space="preserve">   1. 법률 및 규정 등의 변경으로 인하여 기준 변경이 불가피한 경우 또는 단순문구 변경 등 실체적 내용이 변경되지 않는 경미한 사항을 변경하는 경우에는 상기 기일과 관계없이 사전통지로 동의를 갈음할 수 있다.</w:t>
      </w:r>
    </w:p>
    <w:p w14:paraId="4C608332" w14:textId="77777777" w:rsidR="0022688D" w:rsidRPr="00CB4DFE" w:rsidRDefault="0022688D" w:rsidP="00502B07">
      <w:pPr>
        <w:spacing w:after="0"/>
        <w:ind w:left="600" w:hangingChars="300" w:hanging="600"/>
      </w:pPr>
      <w:r w:rsidRPr="00CB4DFE">
        <w:t xml:space="preserve">   2. 기 판매중인 보험상품에 적용되던 환산율 변경 및 신상품에 대한 적용 환산율에 대해서는</w:t>
      </w:r>
      <w:r w:rsidR="005A3E57" w:rsidRPr="00CB4DFE">
        <w:rPr>
          <w:rFonts w:hint="eastAsia"/>
        </w:rPr>
        <w:t xml:space="preserve"> </w:t>
      </w:r>
      <w:r w:rsidRPr="00CB4DFE">
        <w:t>최소한 적용일 전일까지는 대리점에 안내하도록 한다.</w:t>
      </w:r>
    </w:p>
    <w:p w14:paraId="2D95E916" w14:textId="77777777" w:rsidR="0022688D" w:rsidRPr="00CB4DFE" w:rsidRDefault="0022688D" w:rsidP="00502B07">
      <w:pPr>
        <w:spacing w:after="0"/>
        <w:ind w:left="284" w:hangingChars="142" w:hanging="284"/>
      </w:pPr>
      <w:r w:rsidRPr="00CB4DFE">
        <w:t>② 대리점이 회사에 대하여 제1항에 따른 시행예정일까지 변경내용에 대해 서면으로 명시적인 부동의 의사를 통지하지 아니한 경우 변경내용에 동의한 것으로 본다</w:t>
      </w:r>
      <w:r w:rsidR="00FF33B1" w:rsidRPr="00CB4DFE">
        <w:t>.</w:t>
      </w:r>
    </w:p>
    <w:p w14:paraId="6B1BB540" w14:textId="77777777" w:rsidR="005A3E57" w:rsidRPr="00CB4DFE" w:rsidRDefault="005A3E57" w:rsidP="005A3E57">
      <w:pPr>
        <w:spacing w:after="0"/>
      </w:pPr>
    </w:p>
    <w:p w14:paraId="2105444C" w14:textId="77777777" w:rsidR="005A3E57" w:rsidRPr="00502B07" w:rsidRDefault="0022688D" w:rsidP="005A3E57">
      <w:pPr>
        <w:spacing w:after="0"/>
        <w:rPr>
          <w:b/>
        </w:rPr>
      </w:pPr>
      <w:r w:rsidRPr="00502B07">
        <w:rPr>
          <w:rFonts w:hint="eastAsia"/>
          <w:b/>
        </w:rPr>
        <w:t>제</w:t>
      </w:r>
      <w:r w:rsidRPr="00502B07">
        <w:rPr>
          <w:b/>
        </w:rPr>
        <w:t>10조 (수수료 및 시책 등의 환수)</w:t>
      </w:r>
    </w:p>
    <w:p w14:paraId="6219EEC0" w14:textId="77777777" w:rsidR="0022688D" w:rsidRPr="00CB4DFE" w:rsidRDefault="0022688D" w:rsidP="00502B07">
      <w:pPr>
        <w:spacing w:after="0"/>
        <w:ind w:left="284" w:hangingChars="142" w:hanging="284"/>
      </w:pPr>
      <w:r w:rsidRPr="00CB4DFE">
        <w:t>① 대리점은 모집한 보험계약의 변경, 무효, 효력상실, 해지, 취소 등으로 인하여 회사가 영수한</w:t>
      </w:r>
      <w:r w:rsidR="00502B07">
        <w:rPr>
          <w:rFonts w:hint="eastAsia"/>
        </w:rPr>
        <w:t xml:space="preserve"> </w:t>
      </w:r>
      <w:r w:rsidRPr="00CB4DFE">
        <w:t>보험료의 전부 또는 일부를 보험계약자에게 환급하는 경우 당해 보험계약에 관하여 지급받은</w:t>
      </w:r>
      <w:r w:rsidR="00502B07">
        <w:rPr>
          <w:rFonts w:hint="eastAsia"/>
        </w:rPr>
        <w:t xml:space="preserve"> </w:t>
      </w:r>
      <w:r w:rsidRPr="00CB4DFE">
        <w:t>수수료 및 시책 등의 전부 또는 일부를 회사에 반환하여야 한다.</w:t>
      </w:r>
    </w:p>
    <w:p w14:paraId="17E91F1C" w14:textId="77777777" w:rsidR="0022688D" w:rsidRPr="00CB4DFE" w:rsidRDefault="0022688D" w:rsidP="00502B07">
      <w:pPr>
        <w:spacing w:after="0"/>
      </w:pPr>
      <w:r w:rsidRPr="00CB4DFE">
        <w:t>② 회사는 제1항에 따라 대리점이 반환해야 할 수수료를 익월에 지급할 수수료에서 차감할</w:t>
      </w:r>
      <w:r w:rsidR="00502B07">
        <w:rPr>
          <w:rFonts w:hint="eastAsia"/>
        </w:rPr>
        <w:t xml:space="preserve"> </w:t>
      </w:r>
      <w:r w:rsidRPr="00CB4DFE">
        <w:t xml:space="preserve">수 있다. </w:t>
      </w:r>
    </w:p>
    <w:p w14:paraId="655B231A" w14:textId="77777777" w:rsidR="0022688D" w:rsidRPr="00CB4DFE" w:rsidRDefault="0022688D" w:rsidP="00502B07">
      <w:pPr>
        <w:spacing w:after="0"/>
        <w:ind w:left="284" w:hangingChars="142" w:hanging="284"/>
      </w:pPr>
      <w:r w:rsidRPr="00CB4DFE">
        <w:t>③ 수수료 환수에 대한 사전예고 기간, 환수대상</w:t>
      </w:r>
      <w:r w:rsidR="00C62B38" w:rsidRPr="00CB4DFE">
        <w:rPr>
          <w:rFonts w:ascii="MS Mincho" w:hAnsi="MS Mincho" w:cs="MS Mincho" w:hint="eastAsia"/>
        </w:rPr>
        <w:t xml:space="preserve"> </w:t>
      </w:r>
      <w:r w:rsidRPr="00CB4DFE">
        <w:t>범위, 이의제기 등에 관한 세부적인 내용은</w:t>
      </w:r>
      <w:r w:rsidR="00502B07">
        <w:rPr>
          <w:rFonts w:hint="eastAsia"/>
        </w:rPr>
        <w:t xml:space="preserve"> </w:t>
      </w:r>
      <w:r w:rsidRPr="00CB4DFE">
        <w:t>회사와 대리점의 협의에 따라 정하되, 최소 사전예고기간은 수수료 환수일 이전 2일 이상(영업일 기준)으로 한다.</w:t>
      </w:r>
    </w:p>
    <w:p w14:paraId="745E838B" w14:textId="77777777" w:rsidR="0022688D" w:rsidRPr="00502B07" w:rsidRDefault="0022688D" w:rsidP="00502B07">
      <w:pPr>
        <w:wordWrap/>
        <w:spacing w:after="0"/>
        <w:ind w:left="284" w:hangingChars="142" w:hanging="284"/>
        <w:jc w:val="left"/>
      </w:pPr>
      <w:r w:rsidRPr="00CB4DFE">
        <w:t>④ 회사는 대리점이 제3항의 절차에 따라 수수료 환수에 대하여 이의를 제기한 경우 수수료를</w:t>
      </w:r>
      <w:r w:rsidR="00502B07">
        <w:rPr>
          <w:rFonts w:hint="eastAsia"/>
        </w:rPr>
        <w:t xml:space="preserve"> </w:t>
      </w:r>
      <w:r w:rsidRPr="00CB4DFE">
        <w:t>차감없이 우선 지급하고 환수사유가 확정된 경우 환수 조치한다. 다만, 환수조치 보류기간은</w:t>
      </w:r>
      <w:r w:rsidR="00502B07">
        <w:rPr>
          <w:rFonts w:hint="eastAsia"/>
        </w:rPr>
        <w:t xml:space="preserve"> </w:t>
      </w:r>
      <w:r w:rsidRPr="00CB4DFE">
        <w:t xml:space="preserve">최대 3개월을 넘지 못한다. </w:t>
      </w:r>
    </w:p>
    <w:p w14:paraId="68E9694C" w14:textId="77777777" w:rsidR="0022688D" w:rsidRPr="00CB4DFE" w:rsidRDefault="0022688D" w:rsidP="00502B07">
      <w:pPr>
        <w:spacing w:after="0"/>
        <w:ind w:left="284" w:hangingChars="142" w:hanging="284"/>
      </w:pPr>
      <w:r w:rsidRPr="00CB4DFE">
        <w:t xml:space="preserve">⑤ 대리점은 수수료의 전부 또는 일부를 회사에 반환하여야 할 경우를 위하여, 그 반환채무를 보증하는 이행보증보험 또는 이에 준하는 담보를 회사에 제공해야 한다. </w:t>
      </w:r>
    </w:p>
    <w:p w14:paraId="5D7987E9" w14:textId="77777777" w:rsidR="0022688D" w:rsidRDefault="0022688D" w:rsidP="00502B07">
      <w:pPr>
        <w:spacing w:after="0"/>
      </w:pPr>
      <w:r w:rsidRPr="00CB4DFE">
        <w:t>⑥ 기타 수수료 및 시책 등의 반환에 관한 구체적인 사항을 정하기 위해 부속약정서를 정할 수</w:t>
      </w:r>
      <w:r w:rsidR="00502B07">
        <w:rPr>
          <w:rFonts w:hint="eastAsia"/>
        </w:rPr>
        <w:t xml:space="preserve"> </w:t>
      </w:r>
      <w:r w:rsidRPr="00CB4DFE">
        <w:t>있다</w:t>
      </w:r>
      <w:r w:rsidR="005A3E57" w:rsidRPr="00CB4DFE">
        <w:t>.</w:t>
      </w:r>
    </w:p>
    <w:p w14:paraId="1A5FE6CA" w14:textId="77777777" w:rsidR="0050402D" w:rsidRDefault="0050402D" w:rsidP="00502B07">
      <w:pPr>
        <w:spacing w:after="0"/>
      </w:pPr>
    </w:p>
    <w:p w14:paraId="6C25917F" w14:textId="77777777" w:rsidR="008E6652" w:rsidRPr="00CB4DFE" w:rsidRDefault="008E6652" w:rsidP="00502B07">
      <w:pPr>
        <w:spacing w:after="0"/>
      </w:pPr>
    </w:p>
    <w:p w14:paraId="784BA53A" w14:textId="77777777" w:rsidR="0022688D" w:rsidRPr="00502B07" w:rsidRDefault="0022688D" w:rsidP="0022688D">
      <w:pPr>
        <w:rPr>
          <w:b/>
          <w:sz w:val="22"/>
        </w:rPr>
      </w:pPr>
      <w:r w:rsidRPr="00502B07">
        <w:rPr>
          <w:rFonts w:hint="eastAsia"/>
          <w:b/>
          <w:sz w:val="22"/>
        </w:rPr>
        <w:t>제</w:t>
      </w:r>
      <w:r w:rsidRPr="00502B07">
        <w:rPr>
          <w:b/>
          <w:sz w:val="22"/>
        </w:rPr>
        <w:t xml:space="preserve"> 4 장   불공정행위 및 시장교란행위 금지</w:t>
      </w:r>
    </w:p>
    <w:p w14:paraId="090E9816" w14:textId="77777777" w:rsidR="00502B07" w:rsidRPr="00502B07" w:rsidRDefault="0022688D" w:rsidP="005A3E57">
      <w:pPr>
        <w:spacing w:after="0"/>
        <w:rPr>
          <w:b/>
        </w:rPr>
      </w:pPr>
      <w:r w:rsidRPr="00502B07">
        <w:rPr>
          <w:rFonts w:hint="eastAsia"/>
          <w:b/>
        </w:rPr>
        <w:t>제</w:t>
      </w:r>
      <w:r w:rsidRPr="00502B07">
        <w:rPr>
          <w:b/>
        </w:rPr>
        <w:t xml:space="preserve">11조 (불공정행위 금지) </w:t>
      </w:r>
    </w:p>
    <w:p w14:paraId="0FED3AC5" w14:textId="77777777" w:rsidR="0022688D" w:rsidRPr="00CB4DFE" w:rsidRDefault="0022688D" w:rsidP="005A3E57">
      <w:pPr>
        <w:spacing w:after="0"/>
      </w:pPr>
      <w:r w:rsidRPr="00CB4DFE">
        <w:t>회사는 대리점에게 다음 각 호에 해당하는 행위를 하여서는 아니된다</w:t>
      </w:r>
    </w:p>
    <w:p w14:paraId="1AF44294" w14:textId="77777777" w:rsidR="0022688D" w:rsidRPr="00CB4DFE" w:rsidRDefault="0022688D" w:rsidP="005A3E57">
      <w:pPr>
        <w:spacing w:after="0"/>
      </w:pPr>
      <w:r w:rsidRPr="00CB4DFE">
        <w:t xml:space="preserve">   1. 본 계약서를 교부하지 않는 행위</w:t>
      </w:r>
    </w:p>
    <w:p w14:paraId="27AAE549" w14:textId="77777777" w:rsidR="0022688D" w:rsidRPr="00CB4DFE" w:rsidRDefault="0022688D" w:rsidP="005A3E57">
      <w:pPr>
        <w:spacing w:after="0"/>
      </w:pPr>
      <w:r w:rsidRPr="00CB4DFE">
        <w:t xml:space="preserve">   2. 해지요건 이외의 사유로 본 계약을 해지하는 행위</w:t>
      </w:r>
    </w:p>
    <w:p w14:paraId="622AD9DD" w14:textId="77777777" w:rsidR="0022688D" w:rsidRPr="00CB4DFE" w:rsidRDefault="0022688D" w:rsidP="005A3E57">
      <w:pPr>
        <w:spacing w:after="0"/>
      </w:pPr>
      <w:r w:rsidRPr="00CB4DFE">
        <w:t xml:space="preserve">   3. 정당한 사유 없이 대리점이 요청한 본 계약 해지를 거부하는 행위</w:t>
      </w:r>
    </w:p>
    <w:p w14:paraId="20F4E3E8" w14:textId="77777777" w:rsidR="0022688D" w:rsidRPr="00CB4DFE" w:rsidRDefault="0022688D" w:rsidP="00DC67AE">
      <w:pPr>
        <w:spacing w:after="0"/>
      </w:pPr>
      <w:r w:rsidRPr="00CB4DFE">
        <w:t xml:space="preserve">   4. 정당한 사유 없이 대리점에게 지급되어야 할 수수료를 지연하여 지급하거나, 지급하지 않는 행위</w:t>
      </w:r>
    </w:p>
    <w:p w14:paraId="6DD7EEFB" w14:textId="77777777" w:rsidR="0022688D" w:rsidRPr="00CB4DFE" w:rsidRDefault="0022688D" w:rsidP="00DC67AE">
      <w:pPr>
        <w:spacing w:after="0"/>
        <w:ind w:left="566" w:hangingChars="283" w:hanging="566"/>
      </w:pPr>
      <w:r w:rsidRPr="00CB4DFE">
        <w:t xml:space="preserve">   5. 정당한 사유 없이 부실모집을 이유로 대리점에게 이미 지급한 수수료의 일부 또는 전부를 환수하는 행위</w:t>
      </w:r>
    </w:p>
    <w:p w14:paraId="0FF7F9C4" w14:textId="77777777" w:rsidR="0022688D" w:rsidRPr="00CB4DFE" w:rsidRDefault="0022688D" w:rsidP="00DC67AE">
      <w:pPr>
        <w:spacing w:after="0"/>
        <w:ind w:left="566" w:hangingChars="283" w:hanging="566"/>
      </w:pPr>
      <w:r w:rsidRPr="00CB4DFE">
        <w:t xml:space="preserve">   6. 부당하게 설계사 또는 대리점이 될 자의 소개를 요구하면서 이를 이행하지 아니하는</w:t>
      </w:r>
      <w:r w:rsidR="00DC67AE">
        <w:rPr>
          <w:rFonts w:hint="eastAsia"/>
        </w:rPr>
        <w:t xml:space="preserve"> </w:t>
      </w:r>
      <w:r w:rsidRPr="00CB4DFE">
        <w:t>경우에 불이익하게 처우하는 행위</w:t>
      </w:r>
      <w:r w:rsidR="00DC67AE">
        <w:t xml:space="preserve"> </w:t>
      </w:r>
      <w:r w:rsidRPr="00CB4DFE">
        <w:t xml:space="preserve">다만, 설계사·대리점 영입업무를 위탁받아 별도 계약을 체결한 자에 대해서는 예외로 한다 </w:t>
      </w:r>
    </w:p>
    <w:p w14:paraId="37357AF1" w14:textId="77777777" w:rsidR="0022688D" w:rsidRPr="00CB4DFE" w:rsidRDefault="0022688D" w:rsidP="005A3E57">
      <w:pPr>
        <w:spacing w:after="0"/>
      </w:pPr>
      <w:r w:rsidRPr="00CB4DFE">
        <w:t xml:space="preserve">   7. 보험계약 체결 또는 유지를 목적으로 보험료의 대납을 강요하는 행위</w:t>
      </w:r>
    </w:p>
    <w:p w14:paraId="19BA45DF" w14:textId="77777777" w:rsidR="0022688D" w:rsidRPr="00CB4DFE" w:rsidRDefault="0022688D" w:rsidP="005A3E57">
      <w:pPr>
        <w:spacing w:after="0"/>
      </w:pPr>
      <w:r w:rsidRPr="00CB4DFE">
        <w:t xml:space="preserve">   8. 본 계약에서 정한 위탁업무 이외의 업무를 강요하는 행위</w:t>
      </w:r>
    </w:p>
    <w:p w14:paraId="1A173915" w14:textId="77777777" w:rsidR="0022688D" w:rsidRPr="00CB4DFE" w:rsidRDefault="0022688D" w:rsidP="00DC67AE">
      <w:pPr>
        <w:spacing w:after="0"/>
      </w:pPr>
    </w:p>
    <w:p w14:paraId="07F58F88" w14:textId="77777777" w:rsidR="005A3E57" w:rsidRPr="00DC67AE" w:rsidRDefault="0022688D" w:rsidP="00DC67AE">
      <w:pPr>
        <w:spacing w:after="0"/>
        <w:rPr>
          <w:b/>
        </w:rPr>
      </w:pPr>
      <w:r w:rsidRPr="00DC67AE">
        <w:rPr>
          <w:rFonts w:hint="eastAsia"/>
          <w:b/>
        </w:rPr>
        <w:t>제</w:t>
      </w:r>
      <w:r w:rsidRPr="00DC67AE">
        <w:rPr>
          <w:b/>
        </w:rPr>
        <w:t xml:space="preserve">12조 (부당한 지원 및 거래요청의 금지) </w:t>
      </w:r>
    </w:p>
    <w:p w14:paraId="72901105" w14:textId="77777777" w:rsidR="0022688D" w:rsidRPr="00CB4DFE" w:rsidRDefault="0022688D" w:rsidP="008E6652">
      <w:pPr>
        <w:spacing w:after="0"/>
        <w:ind w:left="300" w:hangingChars="150" w:hanging="300"/>
      </w:pPr>
      <w:r w:rsidRPr="00CB4DFE">
        <w:t>① 회사는 대리점에 정상적인 거래관행에 비추어 부당하게 수수료, 비용 기타 경제상의 이익을</w:t>
      </w:r>
      <w:r w:rsidR="008E6652">
        <w:rPr>
          <w:rFonts w:hint="eastAsia"/>
        </w:rPr>
        <w:t xml:space="preserve"> </w:t>
      </w:r>
      <w:r w:rsidRPr="00CB4DFE">
        <w:t>지원하여서는 아니되고, 대리점은 이를 요구하여서는 아니된다.</w:t>
      </w:r>
    </w:p>
    <w:p w14:paraId="1BE9EB00" w14:textId="77777777" w:rsidR="0022688D" w:rsidRPr="00CB4DFE" w:rsidRDefault="0022688D" w:rsidP="00B15180">
      <w:pPr>
        <w:spacing w:after="0"/>
      </w:pPr>
      <w:r w:rsidRPr="00CB4DFE">
        <w:t>② 다음 각 호의 행위를 하는 경우 본조에 따른 부당한 지원 및 거래요청을 한 것으로 본다.</w:t>
      </w:r>
    </w:p>
    <w:p w14:paraId="77E90DFA" w14:textId="77777777" w:rsidR="0022688D" w:rsidRPr="00CB4DFE" w:rsidRDefault="0022688D" w:rsidP="0050402D">
      <w:pPr>
        <w:tabs>
          <w:tab w:val="left" w:pos="284"/>
        </w:tabs>
        <w:spacing w:after="0"/>
        <w:ind w:left="566" w:hangingChars="283" w:hanging="566"/>
      </w:pPr>
      <w:r w:rsidRPr="00CB4DFE">
        <w:t xml:space="preserve">   1. 본 계약서에서 정한 수수료 및 시책 등에 대한 지급기준과 합리적인 집행원칙을 위반하여</w:t>
      </w:r>
      <w:r w:rsidR="0050402D">
        <w:rPr>
          <w:rFonts w:hint="eastAsia"/>
        </w:rPr>
        <w:t xml:space="preserve"> </w:t>
      </w:r>
      <w:r w:rsidRPr="00CB4DFE">
        <w:t>지원하거나 요청하는 행위</w:t>
      </w:r>
    </w:p>
    <w:p w14:paraId="42CA2BC0" w14:textId="77777777" w:rsidR="0022688D" w:rsidRPr="00CB4DFE" w:rsidRDefault="0022688D" w:rsidP="0050402D">
      <w:pPr>
        <w:spacing w:after="0"/>
      </w:pPr>
      <w:r w:rsidRPr="00CB4DFE">
        <w:t xml:space="preserve">   2. 본 계약서에 명시되지 않은 추가 수수료 또는 실적과 관계없는 시책을 지원하거나</w:t>
      </w:r>
      <w:r w:rsidR="0050402D">
        <w:rPr>
          <w:rFonts w:hint="eastAsia"/>
        </w:rPr>
        <w:t xml:space="preserve"> </w:t>
      </w:r>
      <w:r w:rsidRPr="00CB4DFE">
        <w:t>요청하는 행위</w:t>
      </w:r>
    </w:p>
    <w:p w14:paraId="60FD4F5F" w14:textId="77777777" w:rsidR="0022688D" w:rsidRPr="00CB4DFE" w:rsidRDefault="0022688D" w:rsidP="0050402D">
      <w:pPr>
        <w:spacing w:after="0"/>
        <w:ind w:left="566" w:hangingChars="283" w:hanging="566"/>
      </w:pPr>
      <w:r w:rsidRPr="00CB4DFE">
        <w:t xml:space="preserve">   3. 대리점이 단독으로 기획·운영하는 행사(워크숍, 세미나, 연도행사 등)에 필요한 제반비용에</w:t>
      </w:r>
      <w:r w:rsidR="0050402D">
        <w:rPr>
          <w:rFonts w:hint="eastAsia"/>
        </w:rPr>
        <w:t xml:space="preserve"> </w:t>
      </w:r>
      <w:r w:rsidRPr="00CB4DFE">
        <w:t>대해 지원하거나 요청하는 행위</w:t>
      </w:r>
    </w:p>
    <w:p w14:paraId="70DADB8E" w14:textId="77777777" w:rsidR="0022688D" w:rsidRPr="00CB4DFE" w:rsidRDefault="0022688D" w:rsidP="0050402D">
      <w:pPr>
        <w:spacing w:after="0"/>
        <w:ind w:left="566" w:hangingChars="283" w:hanging="566"/>
      </w:pPr>
      <w:r w:rsidRPr="00CB4DFE">
        <w:t xml:space="preserve">   4. 대리점 자체 운영에 필요한 직원 급여, 소모성 경비(잉크, 토너비 등), 집기·비품을 지원하거나 요청하는 행위</w:t>
      </w:r>
    </w:p>
    <w:p w14:paraId="1725D3F2" w14:textId="77777777" w:rsidR="0022688D" w:rsidRPr="00CB4DFE" w:rsidRDefault="0022688D" w:rsidP="0050402D">
      <w:pPr>
        <w:spacing w:after="0"/>
      </w:pPr>
      <w:r w:rsidRPr="00CB4DFE">
        <w:t xml:space="preserve">   5.</w:t>
      </w:r>
      <w:r w:rsidR="00B15180" w:rsidRPr="00CB4DFE">
        <w:rPr>
          <w:rFonts w:hint="eastAsia"/>
        </w:rPr>
        <w:t xml:space="preserve"> </w:t>
      </w:r>
      <w:r w:rsidRPr="00CB4DFE">
        <w:t>대리점 사무실 이전에 따른 이사 비용, 대리점 자체 회식에 따른 비용을 지원하거나 요청하는 행위</w:t>
      </w:r>
    </w:p>
    <w:p w14:paraId="21409A0C" w14:textId="77777777" w:rsidR="0022688D" w:rsidRPr="00CB4DFE" w:rsidRDefault="0022688D" w:rsidP="0050402D">
      <w:pPr>
        <w:spacing w:after="0"/>
        <w:ind w:left="566" w:hangingChars="283" w:hanging="566"/>
      </w:pPr>
      <w:r w:rsidRPr="00CB4DFE">
        <w:t xml:space="preserve">   6. 대리점에 과도한 보험모집실적을 요청하거나, 대리점이 보험영업 실적에 대한 추가</w:t>
      </w:r>
      <w:r w:rsidR="0050402D">
        <w:rPr>
          <w:rFonts w:hint="eastAsia"/>
        </w:rPr>
        <w:t xml:space="preserve"> </w:t>
      </w:r>
      <w:r w:rsidRPr="00CB4DFE">
        <w:t>수수료를 요청하는 행위</w:t>
      </w:r>
    </w:p>
    <w:p w14:paraId="46627B80" w14:textId="77777777" w:rsidR="00B15180" w:rsidRPr="00CB4DFE" w:rsidRDefault="00B15180" w:rsidP="00B15180">
      <w:pPr>
        <w:spacing w:after="0"/>
      </w:pPr>
    </w:p>
    <w:p w14:paraId="4B28BFBB" w14:textId="77777777" w:rsidR="00B15180" w:rsidRPr="0050402D" w:rsidRDefault="0022688D" w:rsidP="00B15180">
      <w:pPr>
        <w:spacing w:after="0"/>
        <w:rPr>
          <w:b/>
        </w:rPr>
      </w:pPr>
      <w:r w:rsidRPr="0050402D">
        <w:rPr>
          <w:rFonts w:hint="eastAsia"/>
          <w:b/>
        </w:rPr>
        <w:t>제</w:t>
      </w:r>
      <w:r w:rsidRPr="0050402D">
        <w:rPr>
          <w:b/>
        </w:rPr>
        <w:t xml:space="preserve">13조 (시장질서 문란행위 금지) </w:t>
      </w:r>
    </w:p>
    <w:p w14:paraId="755047CA" w14:textId="77777777" w:rsidR="0022688D" w:rsidRPr="00CB4DFE" w:rsidRDefault="0022688D" w:rsidP="0050402D">
      <w:pPr>
        <w:spacing w:after="0"/>
      </w:pPr>
      <w:r w:rsidRPr="00CB4DFE">
        <w:t>① 회사 및 대리점은 보험모집질서 안정을 위해 상호 무분별한 설계사 스카우트 방지를 위해</w:t>
      </w:r>
      <w:r w:rsidR="0050402D">
        <w:rPr>
          <w:rFonts w:hint="eastAsia"/>
        </w:rPr>
        <w:t xml:space="preserve"> </w:t>
      </w:r>
      <w:r w:rsidRPr="00CB4DFE">
        <w:t>노력한다.</w:t>
      </w:r>
    </w:p>
    <w:p w14:paraId="23DF0EF0" w14:textId="77777777" w:rsidR="0022688D" w:rsidRPr="00CB4DFE" w:rsidRDefault="0022688D" w:rsidP="0050402D">
      <w:pPr>
        <w:spacing w:after="0"/>
        <w:ind w:left="284" w:hangingChars="142" w:hanging="284"/>
      </w:pPr>
      <w:r w:rsidRPr="00CB4DFE">
        <w:t>② 회사 및 대리점은 타 보험회사 및 보험대리점 모집조직을 대량으로 이동시켜 다른 사업자의</w:t>
      </w:r>
      <w:r w:rsidR="0050402D">
        <w:rPr>
          <w:rFonts w:hint="eastAsia"/>
        </w:rPr>
        <w:t xml:space="preserve"> </w:t>
      </w:r>
      <w:r w:rsidRPr="00CB4DFE">
        <w:t>사업 활동을 곤란하게 할 정도로 방해하거나, 신규 위촉 설계사에 대한 정상적인 거래관행보다 과도한 성과급 지급을 통한 부당한 경쟁을 방지하기 위한 내부통제기준을 마련한다.</w:t>
      </w:r>
    </w:p>
    <w:p w14:paraId="3F4CDF16" w14:textId="77777777" w:rsidR="0022688D" w:rsidRPr="00CB4DFE" w:rsidRDefault="0022688D" w:rsidP="0050402D">
      <w:pPr>
        <w:spacing w:after="0"/>
        <w:ind w:left="284" w:hangingChars="142" w:hanging="284"/>
      </w:pPr>
      <w:r w:rsidRPr="00CB4DFE">
        <w:t>③ 회사 및 대리점은 신규 위촉 설계사에 대하여 위촉계약서에 명시된 수수료 이외에 추가로</w:t>
      </w:r>
      <w:r w:rsidR="0050402D">
        <w:rPr>
          <w:rFonts w:hint="eastAsia"/>
        </w:rPr>
        <w:t xml:space="preserve"> </w:t>
      </w:r>
      <w:r w:rsidRPr="00CB4DFE">
        <w:t>금전 등을 지급하고자 할 경우 회사 및 대리점의 실정에 맞게 별도 지급기준을 마련하여 운영할 수 있다.</w:t>
      </w:r>
    </w:p>
    <w:p w14:paraId="031716ED" w14:textId="77777777" w:rsidR="0022688D" w:rsidRPr="00CB4DFE" w:rsidRDefault="0022688D" w:rsidP="0050402D">
      <w:pPr>
        <w:spacing w:after="0"/>
      </w:pPr>
    </w:p>
    <w:p w14:paraId="27D743F6" w14:textId="77777777" w:rsidR="0022688D" w:rsidRPr="00CB4DFE" w:rsidRDefault="0022688D" w:rsidP="0022688D"/>
    <w:p w14:paraId="08570140" w14:textId="77777777" w:rsidR="0022688D" w:rsidRPr="003E6175" w:rsidRDefault="0022688D" w:rsidP="0022688D">
      <w:pPr>
        <w:rPr>
          <w:b/>
          <w:sz w:val="22"/>
        </w:rPr>
      </w:pPr>
      <w:r w:rsidRPr="003E6175">
        <w:rPr>
          <w:rFonts w:hint="eastAsia"/>
          <w:b/>
          <w:sz w:val="22"/>
        </w:rPr>
        <w:t>제</w:t>
      </w:r>
      <w:r w:rsidRPr="003E6175">
        <w:rPr>
          <w:b/>
          <w:sz w:val="22"/>
        </w:rPr>
        <w:t xml:space="preserve"> </w:t>
      </w:r>
      <w:r w:rsidR="009A1FB5">
        <w:rPr>
          <w:b/>
          <w:sz w:val="22"/>
        </w:rPr>
        <w:t>5</w:t>
      </w:r>
      <w:r w:rsidRPr="003E6175">
        <w:rPr>
          <w:b/>
          <w:sz w:val="22"/>
        </w:rPr>
        <w:t xml:space="preserve"> 장   계약의 갱신, 변경 및 해지</w:t>
      </w:r>
    </w:p>
    <w:p w14:paraId="0CD7A64E" w14:textId="77777777" w:rsidR="00B15180" w:rsidRPr="003E6175" w:rsidRDefault="0022688D" w:rsidP="00B15180">
      <w:pPr>
        <w:spacing w:after="0"/>
        <w:rPr>
          <w:b/>
        </w:rPr>
      </w:pPr>
      <w:r w:rsidRPr="003E6175">
        <w:rPr>
          <w:rFonts w:hint="eastAsia"/>
          <w:b/>
        </w:rPr>
        <w:t>제</w:t>
      </w:r>
      <w:r w:rsidRPr="003E6175">
        <w:rPr>
          <w:b/>
        </w:rPr>
        <w:t>1</w:t>
      </w:r>
      <w:r w:rsidR="009A1FB5">
        <w:rPr>
          <w:b/>
        </w:rPr>
        <w:t xml:space="preserve">4 </w:t>
      </w:r>
      <w:r w:rsidRPr="003E6175">
        <w:rPr>
          <w:b/>
        </w:rPr>
        <w:t xml:space="preserve">조 (계약기간) </w:t>
      </w:r>
    </w:p>
    <w:p w14:paraId="4813BEB3" w14:textId="77777777" w:rsidR="0022688D" w:rsidRPr="00CB4DFE" w:rsidRDefault="0022688D" w:rsidP="008E08A0">
      <w:pPr>
        <w:tabs>
          <w:tab w:val="left" w:pos="2127"/>
        </w:tabs>
        <w:spacing w:after="0"/>
      </w:pPr>
      <w:r w:rsidRPr="00CB4DFE">
        <w:t xml:space="preserve">① 본 계약의 계약기간은 계약체결일로부터 1년으로 한다. </w:t>
      </w:r>
    </w:p>
    <w:p w14:paraId="3887B3FE" w14:textId="77777777" w:rsidR="0022688D" w:rsidRPr="00CB4DFE" w:rsidRDefault="0022688D" w:rsidP="008E6652">
      <w:pPr>
        <w:spacing w:after="0"/>
        <w:ind w:left="300" w:hangingChars="150" w:hanging="300"/>
      </w:pPr>
      <w:r w:rsidRPr="00CB4DFE">
        <w:t xml:space="preserve">② 회사 또는 대리점이 본 계약 기간의 만료일로부터 30일 전까지 서면으로 상대방에게 계약조건의 변경이나 갱신거절 등 계약의 갱신과 관련한 별도의 의사표시를 하지 아니하는 경우, 본 계약은 1년간 자동 갱신된 것으로 본다. </w:t>
      </w:r>
    </w:p>
    <w:p w14:paraId="4910DE61" w14:textId="77777777" w:rsidR="00B15180" w:rsidRPr="00CB4DFE" w:rsidRDefault="00B15180" w:rsidP="00B15180">
      <w:pPr>
        <w:spacing w:after="0"/>
      </w:pPr>
    </w:p>
    <w:p w14:paraId="2730178A" w14:textId="77777777" w:rsidR="00B15180" w:rsidRPr="003E6175" w:rsidRDefault="0022688D" w:rsidP="00B15180">
      <w:pPr>
        <w:spacing w:after="0"/>
        <w:rPr>
          <w:b/>
        </w:rPr>
      </w:pPr>
      <w:r w:rsidRPr="003E6175">
        <w:rPr>
          <w:rFonts w:hint="eastAsia"/>
          <w:b/>
        </w:rPr>
        <w:t>제</w:t>
      </w:r>
      <w:r w:rsidRPr="003E6175">
        <w:rPr>
          <w:b/>
        </w:rPr>
        <w:t>1</w:t>
      </w:r>
      <w:r w:rsidR="009A1FB5">
        <w:rPr>
          <w:b/>
        </w:rPr>
        <w:t xml:space="preserve">5 </w:t>
      </w:r>
      <w:r w:rsidRPr="003E6175">
        <w:rPr>
          <w:b/>
        </w:rPr>
        <w:t xml:space="preserve">조 (계약내용의 변경) </w:t>
      </w:r>
    </w:p>
    <w:p w14:paraId="7B03DCF9" w14:textId="77777777" w:rsidR="0022688D" w:rsidRPr="00CB4DFE" w:rsidRDefault="0022688D" w:rsidP="004032AA">
      <w:pPr>
        <w:spacing w:after="0"/>
        <w:ind w:left="284" w:hangingChars="142" w:hanging="284"/>
      </w:pPr>
      <w:r w:rsidRPr="00CB4DFE">
        <w:t>① 회사는 본 계약서상의 계약내용을 변경할 경우 대리점이 변경내용을 확인할 수 있도록 통지하고 대리점의 동의를 받아야 한다.</w:t>
      </w:r>
    </w:p>
    <w:p w14:paraId="5E414679" w14:textId="77777777" w:rsidR="0022688D" w:rsidRPr="00CB4DFE" w:rsidRDefault="0022688D" w:rsidP="004032AA">
      <w:pPr>
        <w:spacing w:after="0"/>
        <w:ind w:left="284" w:hangingChars="142" w:hanging="284"/>
      </w:pPr>
      <w:r w:rsidRPr="00CB4DFE">
        <w:t>② 회사는 본 계약과 관련한 회사의 규정, 지침 등을 변경하고자 할 경우에는 신속히 변경내용을</w:t>
      </w:r>
      <w:r w:rsidR="004032AA">
        <w:rPr>
          <w:rFonts w:hint="eastAsia"/>
        </w:rPr>
        <w:t xml:space="preserve"> </w:t>
      </w:r>
      <w:r w:rsidRPr="00CB4DFE">
        <w:t>대리점에게 설명하고 상시 열람할 수 있도록 하여야 한다.</w:t>
      </w:r>
    </w:p>
    <w:p w14:paraId="09398047" w14:textId="77777777" w:rsidR="00B15180" w:rsidRPr="00CB4DFE" w:rsidRDefault="00B15180" w:rsidP="00B15180">
      <w:pPr>
        <w:spacing w:after="0"/>
        <w:ind w:firstLineChars="100" w:firstLine="200"/>
      </w:pPr>
    </w:p>
    <w:p w14:paraId="7DFAE1FB" w14:textId="77777777" w:rsidR="00B15180" w:rsidRPr="004032AA" w:rsidRDefault="0022688D" w:rsidP="00B15180">
      <w:pPr>
        <w:spacing w:after="0"/>
        <w:rPr>
          <w:b/>
        </w:rPr>
      </w:pPr>
      <w:r w:rsidRPr="004032AA">
        <w:rPr>
          <w:rFonts w:hint="eastAsia"/>
          <w:b/>
        </w:rPr>
        <w:t>제</w:t>
      </w:r>
      <w:r w:rsidRPr="004032AA">
        <w:rPr>
          <w:b/>
        </w:rPr>
        <w:t>1</w:t>
      </w:r>
      <w:r w:rsidR="009A1FB5">
        <w:rPr>
          <w:b/>
        </w:rPr>
        <w:t xml:space="preserve">6 </w:t>
      </w:r>
      <w:r w:rsidRPr="004032AA">
        <w:rPr>
          <w:b/>
        </w:rPr>
        <w:t xml:space="preserve">조 (계약의 해지) </w:t>
      </w:r>
    </w:p>
    <w:p w14:paraId="1CBC513F" w14:textId="77777777" w:rsidR="0022688D" w:rsidRPr="00CB4DFE" w:rsidRDefault="0022688D" w:rsidP="004032AA">
      <w:pPr>
        <w:spacing w:after="0"/>
        <w:ind w:left="284" w:hangingChars="142" w:hanging="284"/>
      </w:pPr>
      <w:r w:rsidRPr="00CB4DFE">
        <w:t>① 회사는 다음 각 호에 해당하는 경우 본 계약을 해지할 수 있다. 단, 회사가 본 계약을 해지하는 경우, [30]일 전까지 대리점에 서면으로 통보하여야 한다. 단, 제1호 및 제10호의 경우에는</w:t>
      </w:r>
      <w:r w:rsidR="004032AA">
        <w:rPr>
          <w:rFonts w:hint="eastAsia"/>
        </w:rPr>
        <w:t xml:space="preserve"> </w:t>
      </w:r>
      <w:r w:rsidRPr="00CB4DFE">
        <w:t>서면통지를 생략할 수 있다.</w:t>
      </w:r>
    </w:p>
    <w:p w14:paraId="7F85A97C" w14:textId="77777777" w:rsidR="0022688D" w:rsidRPr="00CB4DFE" w:rsidRDefault="0022688D" w:rsidP="00B15180">
      <w:pPr>
        <w:spacing w:after="0"/>
      </w:pPr>
      <w:r w:rsidRPr="00CB4DFE">
        <w:t xml:space="preserve">   1. 보험업법상 대리점 등록취소 사유에 해당되는 경우</w:t>
      </w:r>
    </w:p>
    <w:p w14:paraId="45C404D0" w14:textId="77777777" w:rsidR="0022688D" w:rsidRPr="00CB4DFE" w:rsidRDefault="0022688D" w:rsidP="00B15180">
      <w:pPr>
        <w:spacing w:after="0"/>
      </w:pPr>
      <w:r w:rsidRPr="00CB4DFE">
        <w:t xml:space="preserve">   2. 보험대리점의 모집업무 폐지, </w:t>
      </w:r>
      <w:r w:rsidRPr="00CB74BA">
        <w:t xml:space="preserve">법인의 해산 </w:t>
      </w:r>
      <w:r w:rsidRPr="00CB4DFE">
        <w:t xml:space="preserve">등의 사유가 발생한 경우 </w:t>
      </w:r>
    </w:p>
    <w:p w14:paraId="0BF988B1" w14:textId="77777777" w:rsidR="0022688D" w:rsidRPr="00CB4DFE" w:rsidRDefault="0022688D" w:rsidP="008E6652">
      <w:pPr>
        <w:spacing w:after="0"/>
        <w:ind w:left="566" w:hangingChars="283" w:hanging="566"/>
      </w:pPr>
      <w:r w:rsidRPr="00CB4DFE">
        <w:t xml:space="preserve">   3. 보험대리점이 질병, 출산 등 정당한 사유가 있는 경우를 제외하고</w:t>
      </w:r>
      <w:r w:rsidR="004032AA">
        <w:rPr>
          <w:rFonts w:hint="eastAsia"/>
        </w:rPr>
        <w:t xml:space="preserve"> </w:t>
      </w:r>
      <w:r w:rsidRPr="00CB4DFE">
        <w:t xml:space="preserve">3월이상 보험료 실적이 없거나 영업보증금을 납부하지 않는 등 보험영업 의사가 없다고 </w:t>
      </w:r>
      <w:r w:rsidR="00B15180" w:rsidRPr="00CB4DFE">
        <w:rPr>
          <w:rFonts w:hint="eastAsia"/>
        </w:rPr>
        <w:t>인</w:t>
      </w:r>
      <w:r w:rsidRPr="00CB4DFE">
        <w:t xml:space="preserve">정된 때   </w:t>
      </w:r>
    </w:p>
    <w:p w14:paraId="7EFD9BB4" w14:textId="77777777"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 xml:space="preserve">4. </w:t>
      </w:r>
      <w:r w:rsidRPr="00CB4DFE">
        <w:t>보험대리점이 최근 3년내에 감독원장으로부터 3회 이상 경고 등의 처분을 받았을 때</w:t>
      </w:r>
    </w:p>
    <w:p w14:paraId="624B4B70" w14:textId="77777777"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5.</w:t>
      </w:r>
      <w:r w:rsidRPr="00CB4DFE">
        <w:t xml:space="preserve"> 회사에 제출한 서류 또는, 위탁업무 관련 문서를 위조, 변조하거나, 허위로 작성한 경우</w:t>
      </w:r>
    </w:p>
    <w:p w14:paraId="7D99FC0C" w14:textId="77777777"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6.</w:t>
      </w:r>
      <w:r w:rsidRPr="00CB4DFE">
        <w:t xml:space="preserve"> 본 계약서상 준수사항을 위반한 경우</w:t>
      </w:r>
    </w:p>
    <w:p w14:paraId="17675BF0" w14:textId="77777777" w:rsidR="0022688D" w:rsidRPr="00CB4DFE" w:rsidRDefault="0022688D" w:rsidP="00CB74BA">
      <w:pPr>
        <w:spacing w:after="0"/>
        <w:ind w:left="566" w:hangingChars="283" w:hanging="566"/>
      </w:pPr>
      <w:r w:rsidRPr="00CB4DFE">
        <w:t xml:space="preserve">   </w:t>
      </w:r>
      <w:r w:rsidR="005245C0">
        <w:t>7.</w:t>
      </w:r>
      <w:r w:rsidRPr="00CB4DFE">
        <w:t xml:space="preserve"> 대리점의 보험범죄 및 보험사기 행위가 객관적 자료를 통해 명백히 입증되거나, 사법처리로 유죄가 확정되는 경우</w:t>
      </w:r>
    </w:p>
    <w:p w14:paraId="733EB829" w14:textId="77777777"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8.</w:t>
      </w:r>
      <w:r w:rsidRPr="00CB4DFE">
        <w:t xml:space="preserve"> 대리점이 본 계약을 이행하지 아니할 의사를 표시하거나 이행할 수 없음이 명백한 경우</w:t>
      </w:r>
    </w:p>
    <w:p w14:paraId="482C0304" w14:textId="77777777" w:rsidR="0022688D" w:rsidRPr="00CB4DFE" w:rsidRDefault="0022688D" w:rsidP="00B15180">
      <w:pPr>
        <w:spacing w:after="0"/>
      </w:pPr>
      <w:r w:rsidRPr="00CB4DFE">
        <w:t xml:space="preserve">   </w:t>
      </w:r>
      <w:r w:rsidR="009A1FB5">
        <w:t>9.</w:t>
      </w:r>
      <w:r w:rsidR="00F0085B" w:rsidRPr="00CB4DFE">
        <w:rPr>
          <w:rFonts w:hint="eastAsia"/>
        </w:rPr>
        <w:t xml:space="preserve"> </w:t>
      </w:r>
      <w:r w:rsidRPr="00CB4DFE">
        <w:t>정당한 사유없이 미환수금액의 상환을 이행하지 않는 경우</w:t>
      </w:r>
    </w:p>
    <w:p w14:paraId="5B7C8FB0" w14:textId="77777777" w:rsidR="0022688D" w:rsidRPr="00CB4DFE" w:rsidRDefault="0022688D" w:rsidP="00CB74BA">
      <w:pPr>
        <w:spacing w:after="0"/>
        <w:ind w:left="284" w:hangingChars="142" w:hanging="284"/>
      </w:pPr>
      <w:r w:rsidRPr="00CB4DFE">
        <w:t xml:space="preserve">② 대리점은 언제든지 서면에 의해 본 계약의 해지를 요청할 수 있다. 다만, 대리점이 본 계약을 해지하는 경우 30일 전까지 회사에 서면으로 통보하여야 한다. </w:t>
      </w:r>
    </w:p>
    <w:p w14:paraId="54A1279B" w14:textId="77777777" w:rsidR="00C951E9" w:rsidRPr="00CB4DFE" w:rsidRDefault="00C951E9" w:rsidP="0022688D"/>
    <w:p w14:paraId="457948E3" w14:textId="77777777" w:rsidR="0022688D" w:rsidRPr="00CB74BA" w:rsidRDefault="0022688D" w:rsidP="0022688D">
      <w:pPr>
        <w:rPr>
          <w:b/>
          <w:sz w:val="22"/>
        </w:rPr>
      </w:pPr>
      <w:r w:rsidRPr="00CB74BA">
        <w:rPr>
          <w:rFonts w:hint="eastAsia"/>
          <w:b/>
          <w:sz w:val="22"/>
        </w:rPr>
        <w:t>제</w:t>
      </w:r>
      <w:r w:rsidRPr="00CB74BA">
        <w:rPr>
          <w:b/>
          <w:sz w:val="22"/>
        </w:rPr>
        <w:t xml:space="preserve"> </w:t>
      </w:r>
      <w:r w:rsidR="009A1FB5">
        <w:rPr>
          <w:b/>
          <w:sz w:val="22"/>
        </w:rPr>
        <w:t>6</w:t>
      </w:r>
      <w:r w:rsidRPr="00CB74BA">
        <w:rPr>
          <w:b/>
          <w:sz w:val="22"/>
        </w:rPr>
        <w:t xml:space="preserve"> 장   개인정보 및 영업비밀의 보호</w:t>
      </w:r>
    </w:p>
    <w:p w14:paraId="58EE15AA" w14:textId="77777777" w:rsidR="00B15180" w:rsidRPr="00CB74BA" w:rsidRDefault="0022688D" w:rsidP="00B15180">
      <w:pPr>
        <w:spacing w:after="0"/>
        <w:rPr>
          <w:b/>
        </w:rPr>
      </w:pPr>
      <w:r w:rsidRPr="00CB74BA">
        <w:rPr>
          <w:rFonts w:hint="eastAsia"/>
          <w:b/>
        </w:rPr>
        <w:t>제</w:t>
      </w:r>
      <w:r w:rsidR="009A1FB5">
        <w:rPr>
          <w:b/>
        </w:rPr>
        <w:t xml:space="preserve">17 </w:t>
      </w:r>
      <w:r w:rsidRPr="00CB74BA">
        <w:rPr>
          <w:b/>
        </w:rPr>
        <w:t>조 (개인정보의 보호)</w:t>
      </w:r>
    </w:p>
    <w:p w14:paraId="40C1F57F" w14:textId="77777777" w:rsidR="0022688D" w:rsidRPr="00CB4DFE" w:rsidRDefault="0022688D" w:rsidP="00CB74BA">
      <w:pPr>
        <w:spacing w:after="0"/>
        <w:ind w:left="284" w:hangingChars="142" w:hanging="284"/>
      </w:pPr>
      <w:r w:rsidRPr="00CB4DFE">
        <w:t>① 대리점은 위탁업무 과정에서 취득한 고객의 개인정보, 보험계약정보, 금융거래정보, 신용정보 등 제반 정보를 정보주체(회사 포함)의 서면 등 관계법률에서 인정하는 동의방식을 통한</w:t>
      </w:r>
      <w:r w:rsidR="00CB74BA">
        <w:rPr>
          <w:rFonts w:hint="eastAsia"/>
        </w:rPr>
        <w:t xml:space="preserve"> </w:t>
      </w:r>
      <w:r w:rsidRPr="00CB4DFE">
        <w:t>의사</w:t>
      </w:r>
      <w:r w:rsidR="005A61BA" w:rsidRPr="00CB4DFE">
        <w:rPr>
          <w:rFonts w:hint="eastAsia"/>
        </w:rPr>
        <w:t xml:space="preserve"> </w:t>
      </w:r>
      <w:r w:rsidRPr="00CB4DFE">
        <w:t>표시없이</w:t>
      </w:r>
      <w:r w:rsidR="005A61BA" w:rsidRPr="00CB4DFE">
        <w:t xml:space="preserve"> </w:t>
      </w:r>
      <w:r w:rsidRPr="00CB4DFE">
        <w:t>처리하거나 제3자에게 누설·유출·제공하거나 위탁업무 수행 이외의 목적으로</w:t>
      </w:r>
      <w:r w:rsidR="00CB74BA">
        <w:rPr>
          <w:rFonts w:hint="eastAsia"/>
        </w:rPr>
        <w:t xml:space="preserve"> </w:t>
      </w:r>
      <w:r w:rsidRPr="00CB4DFE">
        <w:t>이용하여서는 아니된다.</w:t>
      </w:r>
    </w:p>
    <w:p w14:paraId="6BF3E1B3" w14:textId="77777777" w:rsidR="0022688D" w:rsidRPr="00F93B80" w:rsidRDefault="0022688D" w:rsidP="00CB74BA">
      <w:pPr>
        <w:spacing w:after="0"/>
      </w:pPr>
      <w:r w:rsidRPr="00F93B80">
        <w:t xml:space="preserve">② 대리점은 위 제반 정보보호를 위해 인적·물적 시스템 등 보안인프라(전산시스템 등)를 구축하여야 한다. </w:t>
      </w:r>
    </w:p>
    <w:p w14:paraId="062684B2" w14:textId="77777777" w:rsidR="0022688D" w:rsidRPr="00CB4DFE" w:rsidRDefault="0022688D" w:rsidP="00CB74BA">
      <w:pPr>
        <w:spacing w:after="0"/>
        <w:ind w:left="284" w:hangingChars="142" w:hanging="284"/>
      </w:pPr>
      <w:r w:rsidRPr="00CB4DFE">
        <w:t>③ 대리점은 회사의 개인정보보호 가이드라인을 준수하여야 하며, 신용정보의 분실·도난·유출·변조·훼손의 방지 및 안전한 신용정보의 처리에 관하여 교육을 실시 하여야 한다.</w:t>
      </w:r>
      <w:r w:rsidR="005A61BA" w:rsidRPr="00CB4DFE">
        <w:rPr>
          <w:rFonts w:hint="eastAsia"/>
        </w:rPr>
        <w:br/>
      </w:r>
    </w:p>
    <w:p w14:paraId="0EBD4D1A" w14:textId="77777777" w:rsidR="005A61BA" w:rsidRPr="00F93B80" w:rsidRDefault="0022688D" w:rsidP="005A61BA">
      <w:pPr>
        <w:spacing w:after="0"/>
        <w:rPr>
          <w:b/>
        </w:rPr>
      </w:pPr>
      <w:r w:rsidRPr="00F93B80">
        <w:rPr>
          <w:rFonts w:hint="eastAsia"/>
          <w:b/>
        </w:rPr>
        <w:t>제</w:t>
      </w:r>
      <w:r w:rsidR="009A1FB5">
        <w:rPr>
          <w:b/>
        </w:rPr>
        <w:t xml:space="preserve">18 </w:t>
      </w:r>
      <w:r w:rsidRPr="00F93B80">
        <w:rPr>
          <w:b/>
        </w:rPr>
        <w:t xml:space="preserve">조 (영업비밀의 보호) </w:t>
      </w:r>
    </w:p>
    <w:p w14:paraId="0F4386E9" w14:textId="77777777" w:rsidR="0022688D" w:rsidRPr="00CB4DFE" w:rsidRDefault="0022688D" w:rsidP="00F93B80">
      <w:pPr>
        <w:spacing w:after="0"/>
        <w:ind w:left="284" w:hangingChars="142" w:hanging="284"/>
      </w:pPr>
      <w:r w:rsidRPr="00CB4DFE">
        <w:t>① 회사 및 대리점은 당사자간 경영, 영업 및 교육 관련 제반 정보 및 자료 일체를 당사자간</w:t>
      </w:r>
      <w:r w:rsidR="00F93B80">
        <w:rPr>
          <w:rFonts w:hint="eastAsia"/>
        </w:rPr>
        <w:t xml:space="preserve"> </w:t>
      </w:r>
      <w:r w:rsidRPr="00CB4DFE">
        <w:t>서면 동의 없이 처리하거나 제3자에게 누설·유출·제공하거나 위탁업무 수행 이외의 목적으로</w:t>
      </w:r>
      <w:r w:rsidR="00F93B80">
        <w:rPr>
          <w:rFonts w:hint="eastAsia"/>
        </w:rPr>
        <w:t xml:space="preserve"> </w:t>
      </w:r>
      <w:r w:rsidRPr="00CB4DFE">
        <w:t xml:space="preserve">이용하여서는 아니된다.  </w:t>
      </w:r>
    </w:p>
    <w:p w14:paraId="2C9B4F6B" w14:textId="77777777" w:rsidR="0022688D" w:rsidRPr="00CB4DFE" w:rsidRDefault="0022688D" w:rsidP="00F93B80">
      <w:pPr>
        <w:spacing w:after="0"/>
        <w:ind w:left="284" w:hangingChars="142" w:hanging="284"/>
      </w:pPr>
      <w:r w:rsidRPr="00CB4DFE">
        <w:t>② 대리점은 위탁업무 수행 이외의 목적으로 회사의 상호·상표 등을 사용하거나, 회사로 오인될 수 있는 문구 또는 표현 등을 사용하여서는 아니된다.</w:t>
      </w:r>
    </w:p>
    <w:p w14:paraId="5D428D3E" w14:textId="77777777" w:rsidR="00224A9D" w:rsidRPr="00CB4DFE" w:rsidRDefault="00224A9D" w:rsidP="00B17699">
      <w:pPr>
        <w:rPr>
          <w:color w:val="FF0000"/>
        </w:rPr>
      </w:pPr>
    </w:p>
    <w:p w14:paraId="5D316767" w14:textId="77777777" w:rsidR="00B17699" w:rsidRPr="00F93B80" w:rsidRDefault="00B17699" w:rsidP="00B17699">
      <w:pPr>
        <w:rPr>
          <w:b/>
          <w:sz w:val="22"/>
        </w:rPr>
      </w:pPr>
      <w:r w:rsidRPr="00F93B80">
        <w:rPr>
          <w:rFonts w:hint="eastAsia"/>
          <w:b/>
          <w:sz w:val="22"/>
        </w:rPr>
        <w:t xml:space="preserve">제 </w:t>
      </w:r>
      <w:r w:rsidR="009A1FB5">
        <w:rPr>
          <w:b/>
          <w:sz w:val="22"/>
        </w:rPr>
        <w:t xml:space="preserve">7 </w:t>
      </w:r>
      <w:r w:rsidRPr="00F93B80">
        <w:rPr>
          <w:rFonts w:hint="eastAsia"/>
          <w:b/>
          <w:sz w:val="22"/>
        </w:rPr>
        <w:t>장 부정청탁 및 금품 등 제공 금지</w:t>
      </w:r>
    </w:p>
    <w:p w14:paraId="4B58B921" w14:textId="77777777" w:rsidR="00B17699" w:rsidRPr="00F93B80" w:rsidRDefault="00B17699" w:rsidP="00F93B80">
      <w:pPr>
        <w:spacing w:after="0"/>
        <w:rPr>
          <w:b/>
        </w:rPr>
      </w:pPr>
      <w:r w:rsidRPr="00F93B80">
        <w:rPr>
          <w:rFonts w:hint="eastAsia"/>
          <w:b/>
        </w:rPr>
        <w:t>제</w:t>
      </w:r>
      <w:r w:rsidR="009A1FB5">
        <w:rPr>
          <w:b/>
        </w:rPr>
        <w:t xml:space="preserve">19 </w:t>
      </w:r>
      <w:r w:rsidRPr="00F93B80">
        <w:rPr>
          <w:rFonts w:hint="eastAsia"/>
          <w:b/>
        </w:rPr>
        <w:t>조(대리점의 의무)</w:t>
      </w:r>
    </w:p>
    <w:p w14:paraId="25C2F13F" w14:textId="77777777" w:rsidR="00B17699" w:rsidRPr="0071546D" w:rsidRDefault="00B17699" w:rsidP="00F93B80">
      <w:pPr>
        <w:spacing w:after="0"/>
        <w:rPr>
          <w:color w:val="000000" w:themeColor="text1"/>
        </w:rPr>
      </w:pPr>
      <w:r w:rsidRPr="0071546D">
        <w:rPr>
          <w:color w:val="000000" w:themeColor="text1"/>
        </w:rPr>
        <w:t>①</w:t>
      </w:r>
      <w:r w:rsidR="00F93B80" w:rsidRPr="0071546D">
        <w:rPr>
          <w:color w:val="000000" w:themeColor="text1"/>
        </w:rPr>
        <w:t xml:space="preserve"> </w:t>
      </w:r>
      <w:r w:rsidRPr="0071546D">
        <w:rPr>
          <w:rFonts w:hint="eastAsia"/>
          <w:color w:val="000000" w:themeColor="text1"/>
        </w:rPr>
        <w:t>대리점은</w:t>
      </w:r>
      <w:r w:rsidRPr="0071546D">
        <w:rPr>
          <w:color w:val="000000" w:themeColor="text1"/>
        </w:rPr>
        <w:t xml:space="preserve"> </w:t>
      </w:r>
      <w:r w:rsidR="009A1FB5">
        <w:rPr>
          <w:rFonts w:hint="eastAsia"/>
          <w:color w:val="000000" w:themeColor="text1"/>
        </w:rPr>
        <w:t>다음 각 호에 해당하는 행위를 하여서는 안된다.</w:t>
      </w:r>
      <w:r w:rsidR="009A1FB5">
        <w:rPr>
          <w:color w:val="000000" w:themeColor="text1"/>
        </w:rPr>
        <w:t xml:space="preserve"> </w:t>
      </w:r>
    </w:p>
    <w:p w14:paraId="42ADB196" w14:textId="77777777" w:rsidR="00B17699" w:rsidRPr="00CB4DFE" w:rsidRDefault="00B17699" w:rsidP="00F93B80">
      <w:pPr>
        <w:spacing w:after="0"/>
        <w:ind w:leftChars="100" w:left="400" w:hangingChars="100" w:hanging="200"/>
      </w:pPr>
      <w:r w:rsidRPr="00CB4DFE">
        <w:rPr>
          <w:rFonts w:hint="eastAsia"/>
        </w:rPr>
        <w:t>1. 회사로부터 위탁 받은 업무를 수행함에 있어서 공직자등을 대상으로 직접 또는 제3자를 통하여 부정한 청탁을 하는 행위</w:t>
      </w:r>
    </w:p>
    <w:p w14:paraId="1C82AE12" w14:textId="77777777" w:rsidR="00B17699" w:rsidRPr="00CB4DFE" w:rsidRDefault="00B17699" w:rsidP="00F93B80">
      <w:pPr>
        <w:spacing w:after="0"/>
        <w:ind w:leftChars="100" w:left="400" w:hangingChars="100" w:hanging="200"/>
      </w:pPr>
      <w:r w:rsidRPr="00CB4DFE">
        <w:rPr>
          <w:rFonts w:hint="eastAsia"/>
        </w:rPr>
        <w:t>2. 회사로부터 위탁 받은 업무를 수행함에 있어서 공직자등에게 금품을 제공, 약속 또는 제공의 의사표시를 하는 행위</w:t>
      </w:r>
    </w:p>
    <w:p w14:paraId="5C5CB590" w14:textId="77777777" w:rsidR="00B17699" w:rsidRPr="00CB4DFE" w:rsidRDefault="00B17699" w:rsidP="00F93B80">
      <w:pPr>
        <w:spacing w:after="0"/>
        <w:ind w:leftChars="100" w:left="400" w:hangingChars="100" w:hanging="200"/>
      </w:pPr>
      <w:r w:rsidRPr="00CB4DFE">
        <w:rPr>
          <w:rFonts w:hint="eastAsia"/>
        </w:rPr>
        <w:t xml:space="preserve">3. 그 밖에 부정청탁 및 금품 등 수수 금지에 관한 법률과 관련하여, 법령∙고시 및 회사의 내부통제기준∙지침 등에서 금지하는 일체의 행위 </w:t>
      </w:r>
    </w:p>
    <w:p w14:paraId="6BAE4B06" w14:textId="77777777" w:rsidR="0022688D" w:rsidRPr="00CB4DFE" w:rsidRDefault="00B17699" w:rsidP="00F93B80">
      <w:pPr>
        <w:spacing w:after="0"/>
        <w:ind w:left="284" w:hangingChars="142" w:hanging="284"/>
      </w:pPr>
      <w:r w:rsidRPr="00CB4DFE">
        <w:rPr>
          <w:rFonts w:hint="eastAsia"/>
        </w:rPr>
        <w:t>②</w:t>
      </w:r>
      <w:r w:rsidR="00F93B80">
        <w:rPr>
          <w:rFonts w:hint="eastAsia"/>
        </w:rPr>
        <w:t xml:space="preserve"> </w:t>
      </w:r>
      <w:r w:rsidRPr="00CB4DFE">
        <w:rPr>
          <w:rFonts w:hint="eastAsia"/>
        </w:rPr>
        <w:t xml:space="preserve">대리점이 </w:t>
      </w:r>
      <w:r w:rsidRPr="0071546D">
        <w:rPr>
          <w:rFonts w:hint="eastAsia"/>
          <w:color w:val="000000" w:themeColor="text1"/>
        </w:rPr>
        <w:t>전항의</w:t>
      </w:r>
      <w:r w:rsidR="005245C0">
        <w:rPr>
          <w:rFonts w:hint="eastAsia"/>
          <w:color w:val="000000" w:themeColor="text1"/>
        </w:rPr>
        <w:t xml:space="preserve"> </w:t>
      </w:r>
      <w:r w:rsidRPr="00CB4DFE">
        <w:rPr>
          <w:rFonts w:hint="eastAsia"/>
        </w:rPr>
        <w:t>의무를 준수하지 못하여 회사에 민∙형사적 책임이 부과될 경우, 대리점은 그 책임에 상응하는 손해를 배상하기로 한다.</w:t>
      </w:r>
    </w:p>
    <w:p w14:paraId="18810CBC" w14:textId="77777777" w:rsidR="00B17699" w:rsidRPr="00F93B80" w:rsidRDefault="00B17699" w:rsidP="0022688D"/>
    <w:p w14:paraId="29D23CF9" w14:textId="77777777" w:rsidR="0022688D" w:rsidRPr="006A4B86" w:rsidRDefault="0022688D" w:rsidP="0022688D">
      <w:pPr>
        <w:rPr>
          <w:b/>
          <w:sz w:val="22"/>
        </w:rPr>
      </w:pPr>
      <w:r w:rsidRPr="006A4B86">
        <w:rPr>
          <w:rFonts w:hint="eastAsia"/>
          <w:b/>
          <w:sz w:val="22"/>
        </w:rPr>
        <w:t>제</w:t>
      </w:r>
      <w:r w:rsidRPr="006A4B86">
        <w:rPr>
          <w:b/>
          <w:sz w:val="22"/>
        </w:rPr>
        <w:t xml:space="preserve"> </w:t>
      </w:r>
      <w:r w:rsidR="009A1FB5">
        <w:rPr>
          <w:b/>
          <w:sz w:val="22"/>
        </w:rPr>
        <w:t xml:space="preserve">8 </w:t>
      </w:r>
      <w:r w:rsidRPr="006A4B86">
        <w:rPr>
          <w:b/>
          <w:sz w:val="22"/>
        </w:rPr>
        <w:t xml:space="preserve"> 장   기   타</w:t>
      </w:r>
    </w:p>
    <w:p w14:paraId="0179EA89" w14:textId="77777777" w:rsidR="005A61BA" w:rsidRPr="006A4B86" w:rsidRDefault="0022688D" w:rsidP="005A61BA">
      <w:pPr>
        <w:spacing w:after="0"/>
        <w:rPr>
          <w:b/>
        </w:rPr>
      </w:pPr>
      <w:r w:rsidRPr="006A4B86">
        <w:rPr>
          <w:rFonts w:hint="eastAsia"/>
          <w:b/>
        </w:rPr>
        <w:t>제</w:t>
      </w:r>
      <w:r w:rsidR="009A1FB5">
        <w:rPr>
          <w:b/>
        </w:rPr>
        <w:t xml:space="preserve">20 </w:t>
      </w:r>
      <w:r w:rsidRPr="006A4B86">
        <w:rPr>
          <w:b/>
        </w:rPr>
        <w:t>조 (전산비품 등의 제공)</w:t>
      </w:r>
    </w:p>
    <w:p w14:paraId="3D274796" w14:textId="77777777" w:rsidR="00E753F8" w:rsidRPr="00224A9D" w:rsidRDefault="0022688D" w:rsidP="005245C0">
      <w:pPr>
        <w:spacing w:after="0"/>
      </w:pPr>
      <w:r w:rsidRPr="00CB4DFE">
        <w:t>회사는 전산인프라 등을 지원할 수 있고, 회사가 정한 기준에 따라 이를 회수할 수 있다</w:t>
      </w:r>
      <w:r w:rsidR="005A61BA" w:rsidRPr="00CB4DFE">
        <w:t>.</w:t>
      </w:r>
      <w:r w:rsidR="006A4B86">
        <w:t xml:space="preserve"> </w:t>
      </w:r>
      <w:r w:rsidRPr="00CB4DFE">
        <w:t>대리점은 회사가 지원한 전산인프라 등 비품을 분실하거나 파손한 경우 이를 배상하여야 한다.</w:t>
      </w:r>
    </w:p>
    <w:p w14:paraId="26F219B7" w14:textId="77777777" w:rsidR="0022688D" w:rsidRPr="00CB4DFE" w:rsidRDefault="0022688D" w:rsidP="0022688D"/>
    <w:p w14:paraId="30D146B7" w14:textId="77777777" w:rsidR="00402294" w:rsidRPr="006A4B86" w:rsidRDefault="0022688D" w:rsidP="00402294">
      <w:pPr>
        <w:spacing w:after="0"/>
        <w:rPr>
          <w:b/>
        </w:rPr>
      </w:pPr>
      <w:r w:rsidRPr="006A4B86">
        <w:rPr>
          <w:rFonts w:hint="eastAsia"/>
          <w:b/>
        </w:rPr>
        <w:t>제</w:t>
      </w:r>
      <w:r w:rsidRPr="006A4B86">
        <w:rPr>
          <w:b/>
        </w:rPr>
        <w:t>2</w:t>
      </w:r>
      <w:r w:rsidR="009A1FB5">
        <w:rPr>
          <w:b/>
        </w:rPr>
        <w:t xml:space="preserve">1 </w:t>
      </w:r>
      <w:r w:rsidRPr="006A4B86">
        <w:rPr>
          <w:b/>
        </w:rPr>
        <w:t xml:space="preserve">조 (통지 및 조치의무) </w:t>
      </w:r>
    </w:p>
    <w:p w14:paraId="6792AE06" w14:textId="77777777" w:rsidR="0022688D" w:rsidRPr="00CB4DFE" w:rsidRDefault="0022688D" w:rsidP="005245C0">
      <w:pPr>
        <w:spacing w:after="0"/>
      </w:pPr>
      <w:r w:rsidRPr="00CB4DFE">
        <w:t>대리점은 다음 각 호의 사유가 발생한 경우 지체 없이 회사로 통보하여야 하고, 적절한 조치(민·형사상 책임 포함)를 취해야 한다.</w:t>
      </w:r>
    </w:p>
    <w:p w14:paraId="012B0A54" w14:textId="77777777" w:rsidR="0022688D" w:rsidRPr="00CB4DFE" w:rsidRDefault="0022688D" w:rsidP="006A4B86">
      <w:pPr>
        <w:spacing w:after="0"/>
        <w:ind w:left="566" w:hangingChars="283" w:hanging="566"/>
      </w:pPr>
      <w:r w:rsidRPr="00CB4DFE">
        <w:t xml:space="preserve">   1. 대리점(임직원, 설계사 포함)이 보험의 모집을 함에 있어 보험계약자 등에게 손해를 가한 사실이 있음을 알았을 때</w:t>
      </w:r>
    </w:p>
    <w:p w14:paraId="6B37EC70" w14:textId="77777777" w:rsidR="0022688D" w:rsidRPr="00CB4DFE" w:rsidRDefault="0022688D" w:rsidP="006A4B86">
      <w:pPr>
        <w:spacing w:after="0"/>
        <w:ind w:left="566" w:hangingChars="283" w:hanging="566"/>
      </w:pPr>
      <w:r w:rsidRPr="00CB4DFE">
        <w:t xml:space="preserve">   2. 대리점(임직원, 설계사 포함)이 위탁업무를 수행함에 있어 금전의 유용, 횡령 기타 금전상의 불법행위를 한 경우</w:t>
      </w:r>
    </w:p>
    <w:p w14:paraId="5B76802B" w14:textId="77777777" w:rsidR="0022688D" w:rsidRPr="00CB4DFE" w:rsidRDefault="0022688D" w:rsidP="00402294">
      <w:pPr>
        <w:spacing w:after="0"/>
      </w:pPr>
      <w:r w:rsidRPr="00CB4DFE">
        <w:t xml:space="preserve">   3. 보험계약자 등으로부터 민원 등이 제기된 경우</w:t>
      </w:r>
    </w:p>
    <w:p w14:paraId="6C1FE42F" w14:textId="77777777" w:rsidR="0022688D" w:rsidRPr="00CB4DFE" w:rsidRDefault="0022688D" w:rsidP="00402294">
      <w:pPr>
        <w:spacing w:after="0"/>
      </w:pPr>
      <w:r w:rsidRPr="00CB4DFE">
        <w:t xml:space="preserve">   4. 자금세탁 행위가 발생한 경우</w:t>
      </w:r>
    </w:p>
    <w:p w14:paraId="1E81D4DD" w14:textId="77777777" w:rsidR="0022688D" w:rsidRPr="00CB4DFE" w:rsidRDefault="0022688D" w:rsidP="00402294">
      <w:pPr>
        <w:spacing w:after="0"/>
      </w:pPr>
      <w:r w:rsidRPr="00CB4DFE">
        <w:t xml:space="preserve">   5. 보험사기 발생 사실을 알았을 때</w:t>
      </w:r>
    </w:p>
    <w:p w14:paraId="75CFEA70" w14:textId="77777777" w:rsidR="0022688D" w:rsidRPr="00CB4DFE" w:rsidRDefault="0022688D" w:rsidP="00402294">
      <w:pPr>
        <w:spacing w:after="0"/>
      </w:pPr>
      <w:r w:rsidRPr="00CB4DFE">
        <w:t xml:space="preserve">   6. 개인(신용)정보 유출 사고가 발생한 경우</w:t>
      </w:r>
    </w:p>
    <w:p w14:paraId="4461C7D1" w14:textId="77777777" w:rsidR="0022688D" w:rsidRPr="00CB4DFE" w:rsidRDefault="0022688D" w:rsidP="006A4B86">
      <w:pPr>
        <w:spacing w:after="0"/>
      </w:pPr>
      <w:r w:rsidRPr="00CB4DFE">
        <w:t xml:space="preserve">   7. 기타 제1호 내지 제6호에 준하는 사유로서 회사와 제3자간에 민·형사상 분쟁의 소지가</w:t>
      </w:r>
      <w:r w:rsidR="006A4B86">
        <w:rPr>
          <w:rFonts w:hint="eastAsia"/>
        </w:rPr>
        <w:t xml:space="preserve"> </w:t>
      </w:r>
      <w:r w:rsidRPr="00CB4DFE">
        <w:t>있는 경우</w:t>
      </w:r>
    </w:p>
    <w:p w14:paraId="763B83F3" w14:textId="77777777" w:rsidR="00E753F8" w:rsidRPr="00CB4DFE" w:rsidRDefault="00E753F8" w:rsidP="00402294">
      <w:pPr>
        <w:spacing w:after="0"/>
        <w:ind w:firstLineChars="142" w:firstLine="284"/>
      </w:pPr>
    </w:p>
    <w:p w14:paraId="6441F81D" w14:textId="77777777"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2A0070">
        <w:rPr>
          <w:b/>
        </w:rPr>
        <w:t xml:space="preserve">2 </w:t>
      </w:r>
      <w:r w:rsidRPr="008B3E04">
        <w:rPr>
          <w:b/>
        </w:rPr>
        <w:t xml:space="preserve">조 (손해배상) </w:t>
      </w:r>
    </w:p>
    <w:p w14:paraId="51D84DAC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>① 본 계약의 당사자 중 일방이 본 계약을 위반하는 경우, 상대방 당사자는 그러한 위반으로</w:t>
      </w:r>
      <w:r w:rsidR="008B3E04">
        <w:rPr>
          <w:rFonts w:hint="eastAsia"/>
        </w:rPr>
        <w:t xml:space="preserve"> </w:t>
      </w:r>
      <w:r w:rsidRPr="00CB4DFE">
        <w:t xml:space="preserve">입은 제반 손해(법률비용, 분쟁해결비용 등을 포함)의 배상을 청구할 수 있다. </w:t>
      </w:r>
    </w:p>
    <w:p w14:paraId="722890DB" w14:textId="77777777" w:rsidR="0022688D" w:rsidRPr="00CB4DFE" w:rsidRDefault="0022688D" w:rsidP="00402294">
      <w:pPr>
        <w:spacing w:after="0"/>
      </w:pPr>
      <w:r w:rsidRPr="00CB4DFE">
        <w:t xml:space="preserve">② 본조에 따른 의무는 본 계약의 해지 또는 종료 이후에도 존속한다. </w:t>
      </w:r>
    </w:p>
    <w:p w14:paraId="194A0571" w14:textId="77777777" w:rsidR="00402294" w:rsidRPr="00CB4DFE" w:rsidRDefault="00402294" w:rsidP="00402294">
      <w:pPr>
        <w:spacing w:after="0"/>
      </w:pPr>
    </w:p>
    <w:p w14:paraId="47BF7879" w14:textId="77777777"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06053F">
        <w:rPr>
          <w:b/>
        </w:rPr>
        <w:t xml:space="preserve">3 </w:t>
      </w:r>
      <w:r w:rsidRPr="008B3E04">
        <w:rPr>
          <w:b/>
        </w:rPr>
        <w:t xml:space="preserve">조 (재정보증) </w:t>
      </w:r>
    </w:p>
    <w:p w14:paraId="177D8B2F" w14:textId="77777777" w:rsidR="0022688D" w:rsidRPr="00CB4DFE" w:rsidRDefault="0022688D" w:rsidP="00402294">
      <w:pPr>
        <w:spacing w:after="0"/>
      </w:pPr>
      <w:r w:rsidRPr="00CB4DFE">
        <w:t xml:space="preserve">① 대리점은 보험업법 제87조에 따른 영업보증금을 회사에 예탁하여야 한다. </w:t>
      </w:r>
    </w:p>
    <w:p w14:paraId="465139A7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>② 회사는 대리점의 불완전판매·불법행위 등으로 인한 손해 및 수수료 반환채무를 담보하기 위하여 제1항에 따른 영업보증금 이외에 이행보증금, 보증보험증권, 기타 회사가 인정하는 담보를 추가로 제공할 것을 대리점에 요구할 수 있으며 세부적인 담보설정 방식에 관해서는</w:t>
      </w:r>
      <w:r w:rsidR="008B3E04">
        <w:rPr>
          <w:rFonts w:hint="eastAsia"/>
        </w:rPr>
        <w:t xml:space="preserve"> </w:t>
      </w:r>
      <w:r w:rsidRPr="00CB4DFE">
        <w:t>회사와 대리점간 협의에 따라 정할 수 있다.</w:t>
      </w:r>
    </w:p>
    <w:p w14:paraId="351DA29F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 xml:space="preserve">③ 회사는 본조에 따른 영업보증금 또는 담보를 대리점이 본 계약에 따라 회사에 지급할 금액의 변제에 전부 또는 일부를 충당할 수 있다. 이 경우 회사는 대리점에 그 뜻을 서면으로 통지하여야 한다. </w:t>
      </w:r>
    </w:p>
    <w:p w14:paraId="4CF47744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 xml:space="preserve">④ 대리점이 본조에 따른 영업보증금 또는 담보를 회사가 지정하는 시기까지 예탁 또는 제공하지 않을 경우 회사는 대리점이 이를 예탁 또는 제공할 때까지 위탁업무의 수행을 정지시키거나, 수수료 지급을 유예할 수 있다. </w:t>
      </w:r>
    </w:p>
    <w:p w14:paraId="59904CCF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 xml:space="preserve">⑤ 본 계약이 해지 또는 종료된 경우 회사는 해지일 또는 종료일로부터 3개월 이내에 본조에 따른 영업보증금 또는 담보를 대리점에 반환한다. 단, 회사와 대리점이 사전 협의에 따라 반환기간을 달리 정할 수 있다.  </w:t>
      </w:r>
    </w:p>
    <w:p w14:paraId="0FDF8AA0" w14:textId="77777777" w:rsidR="0022688D" w:rsidRPr="008B3E04" w:rsidRDefault="0022688D" w:rsidP="0022688D"/>
    <w:p w14:paraId="0DD5E569" w14:textId="77777777"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06053F">
        <w:rPr>
          <w:b/>
        </w:rPr>
        <w:t xml:space="preserve">4 </w:t>
      </w:r>
      <w:r w:rsidRPr="008B3E04">
        <w:rPr>
          <w:b/>
        </w:rPr>
        <w:t>조 (상계 및 제재</w:t>
      </w:r>
      <w:r w:rsidR="00402294" w:rsidRPr="008B3E04">
        <w:rPr>
          <w:b/>
        </w:rPr>
        <w:t>)</w:t>
      </w:r>
    </w:p>
    <w:p w14:paraId="61CE92FB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>① 대리점이 고의 또는 과실로 상법, 보험업법, 보험업감독규정 등 보험업 관련 제반 법규 및 본 계약서상 준수사항을 위반하여 회사에 손해가 발생한 경우, 회사는 대리점에 대하여 가지는</w:t>
      </w:r>
      <w:r w:rsidR="008B3E04">
        <w:rPr>
          <w:rFonts w:hint="eastAsia"/>
        </w:rPr>
        <w:t xml:space="preserve"> </w:t>
      </w:r>
      <w:r w:rsidRPr="00CB4DFE">
        <w:t xml:space="preserve">손해배상채권을 대리점에 지급할 수수료 등 채권과 상계할 수 있다. </w:t>
      </w:r>
    </w:p>
    <w:p w14:paraId="4CE99CF8" w14:textId="77777777" w:rsidR="0022688D" w:rsidRPr="00CB4DFE" w:rsidRDefault="008B3E04" w:rsidP="008B3E04">
      <w:pPr>
        <w:spacing w:after="0"/>
        <w:ind w:left="284" w:hangingChars="142" w:hanging="284"/>
      </w:pPr>
      <w:r>
        <w:t xml:space="preserve">② </w:t>
      </w:r>
      <w:r w:rsidR="0022688D" w:rsidRPr="00CB4DFE">
        <w:t>대리점이 고의 또는 과실로 본 계약서의 준수사항을 위반한 경우 회사는 경고, 업무정지 등의 조치를 할 수 있다.</w:t>
      </w:r>
    </w:p>
    <w:p w14:paraId="3937C49D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>③ 회사는 대리점과 사전에 합의한 ‘보험대리점 평가기준’에 따른 평가결과에 따라 해당 대리점의</w:t>
      </w:r>
      <w:r w:rsidR="008B3E04">
        <w:rPr>
          <w:rFonts w:hint="eastAsia"/>
        </w:rPr>
        <w:t xml:space="preserve"> </w:t>
      </w:r>
      <w:r w:rsidRPr="00CB4DFE">
        <w:t>위탁계약 유지여부를 판단할 수 있다.</w:t>
      </w:r>
    </w:p>
    <w:p w14:paraId="2B7E91CE" w14:textId="77777777" w:rsidR="0022688D" w:rsidRPr="00CB4DFE" w:rsidRDefault="0022688D" w:rsidP="00402294">
      <w:pPr>
        <w:spacing w:after="0"/>
      </w:pPr>
      <w:r w:rsidRPr="00CB4DFE">
        <w:t>④ 회사는 불완전판매율이 높은 대리점에 대하여 필요한 경우 신규모집위탁을 제한할 수 있다.</w:t>
      </w:r>
    </w:p>
    <w:p w14:paraId="31AC4C5A" w14:textId="77777777" w:rsidR="008A195F" w:rsidRPr="00CB4DFE" w:rsidRDefault="008A195F" w:rsidP="0022688D"/>
    <w:p w14:paraId="39F9DB3B" w14:textId="77777777" w:rsidR="00402294" w:rsidRPr="008B3E04" w:rsidRDefault="0022688D" w:rsidP="00402294">
      <w:pPr>
        <w:spacing w:after="0"/>
        <w:rPr>
          <w:b/>
        </w:rPr>
      </w:pPr>
      <w:r w:rsidRPr="008B3E04">
        <w:rPr>
          <w:rFonts w:hint="eastAsia"/>
          <w:b/>
        </w:rPr>
        <w:t>제</w:t>
      </w:r>
      <w:r w:rsidRPr="008B3E04">
        <w:rPr>
          <w:b/>
        </w:rPr>
        <w:t>2</w:t>
      </w:r>
      <w:r w:rsidR="0006053F">
        <w:rPr>
          <w:b/>
        </w:rPr>
        <w:t xml:space="preserve">5 </w:t>
      </w:r>
      <w:r w:rsidRPr="008B3E04">
        <w:rPr>
          <w:b/>
        </w:rPr>
        <w:t>조 (관련서류의 보관 및 감사</w:t>
      </w:r>
      <w:r w:rsidR="00402294" w:rsidRPr="008B3E04">
        <w:rPr>
          <w:b/>
        </w:rPr>
        <w:t>)</w:t>
      </w:r>
    </w:p>
    <w:p w14:paraId="415C4BA9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>① 대리점은 보험업법, 보험업감독규정 및 기타 관련법규에 따라 필요한 제반 서류와 장부 등을 작성·보관·비치하여야 한다.</w:t>
      </w:r>
    </w:p>
    <w:p w14:paraId="0CCF7B73" w14:textId="77777777" w:rsidR="0022688D" w:rsidRPr="00CB4DFE" w:rsidRDefault="0022688D" w:rsidP="008B3E04">
      <w:pPr>
        <w:spacing w:after="0"/>
        <w:ind w:left="284" w:hangingChars="142" w:hanging="284"/>
      </w:pPr>
      <w:r w:rsidRPr="00CB4DFE">
        <w:t>② 대리점은 불법행위 또는 민원 등의 처리, 위탁업무의 적법한 수행, 보험모집질서의 확립, 고객정보 보호, 내부통제현황 점검, 기타 보험계약자의 보호 등을 위하여 회사가 점검</w:t>
      </w:r>
      <w:r w:rsidR="00303CF5" w:rsidRPr="00CB4DFE">
        <w:t>·</w:t>
      </w:r>
      <w:r w:rsidRPr="00CB4DFE">
        <w:t>확인을</w:t>
      </w:r>
      <w:r w:rsidR="008B3E04">
        <w:rPr>
          <w:rFonts w:hint="eastAsia"/>
        </w:rPr>
        <w:t xml:space="preserve"> </w:t>
      </w:r>
      <w:r w:rsidRPr="00CB4DFE">
        <w:t xml:space="preserve">요구할 경우 이에 적극 협조하여야 한다. </w:t>
      </w:r>
    </w:p>
    <w:p w14:paraId="0EBF9138" w14:textId="77777777" w:rsidR="0022688D" w:rsidRPr="00CB4DFE" w:rsidRDefault="0022688D" w:rsidP="00FB0B29">
      <w:pPr>
        <w:spacing w:after="0"/>
        <w:ind w:left="284" w:hangingChars="142" w:hanging="284"/>
      </w:pPr>
      <w:r w:rsidRPr="00CB4DFE">
        <w:t>③ 대리점은 감독당국 및 관련기관의 검사에 성실히 응하여야 하며, 관련서류의 요구가 있을 때에는 지체없이 제출하여야 한다.</w:t>
      </w:r>
    </w:p>
    <w:p w14:paraId="6632CBC9" w14:textId="77777777" w:rsidR="0022688D" w:rsidRPr="00CB4DFE" w:rsidRDefault="0022688D" w:rsidP="0022688D"/>
    <w:p w14:paraId="45C0D1EF" w14:textId="77777777"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26 </w:t>
      </w:r>
      <w:r w:rsidRPr="00FB0B29">
        <w:rPr>
          <w:b/>
        </w:rPr>
        <w:t xml:space="preserve">조 (조세관련 책임) </w:t>
      </w:r>
    </w:p>
    <w:p w14:paraId="11429797" w14:textId="77777777" w:rsidR="00FB0B29" w:rsidRDefault="0022688D" w:rsidP="00FB0B29">
      <w:pPr>
        <w:spacing w:after="0"/>
      </w:pPr>
      <w:r w:rsidRPr="00CB4DFE">
        <w:t>대리점이 회사로부터 지급 받는 수수료, 기타 수입과 관련하여 대리점에 부과되는 일체의 제세공과금은 대리점이 부담한다.</w:t>
      </w:r>
    </w:p>
    <w:p w14:paraId="42BE468F" w14:textId="77777777" w:rsidR="0022688D" w:rsidRPr="00CB4DFE" w:rsidRDefault="0022688D" w:rsidP="00FB0B29">
      <w:pPr>
        <w:spacing w:after="0"/>
      </w:pPr>
      <w:r w:rsidRPr="00CB4DFE">
        <w:t xml:space="preserve"> </w:t>
      </w:r>
    </w:p>
    <w:p w14:paraId="18A5B976" w14:textId="77777777"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27 </w:t>
      </w:r>
      <w:r w:rsidRPr="00FB0B29">
        <w:rPr>
          <w:b/>
        </w:rPr>
        <w:t xml:space="preserve">조 (법률개정내용의 반영) </w:t>
      </w:r>
    </w:p>
    <w:p w14:paraId="28C8B1B8" w14:textId="77777777" w:rsidR="0022688D" w:rsidRDefault="0022688D" w:rsidP="00FB0B29">
      <w:pPr>
        <w:spacing w:after="0"/>
      </w:pPr>
      <w:r w:rsidRPr="00CB4DFE">
        <w:t xml:space="preserve">회사 및 대리점은 본 계약서에서 정한 내용이 계약체결 후 제·개정되는 법령과 상충되는 경우에는 본 계약서의 내용을 동 법령에 맞도록 변경하여야 하며, 변경된 내용을 준수하여야 한다. </w:t>
      </w:r>
    </w:p>
    <w:p w14:paraId="3656AF1E" w14:textId="77777777" w:rsidR="00FB0B29" w:rsidRDefault="00FB0B29" w:rsidP="00FB0B29">
      <w:pPr>
        <w:spacing w:after="0"/>
      </w:pPr>
    </w:p>
    <w:p w14:paraId="3688F27B" w14:textId="77777777" w:rsidR="00303CF5" w:rsidRPr="00CB4DFE" w:rsidRDefault="00303CF5" w:rsidP="00FB0B29">
      <w:pPr>
        <w:spacing w:after="0"/>
      </w:pPr>
    </w:p>
    <w:p w14:paraId="3ECB37B1" w14:textId="77777777"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28 </w:t>
      </w:r>
      <w:r w:rsidRPr="00FB0B29">
        <w:rPr>
          <w:b/>
        </w:rPr>
        <w:t xml:space="preserve">조 (관할법원) </w:t>
      </w:r>
    </w:p>
    <w:p w14:paraId="1524676E" w14:textId="77777777" w:rsidR="0022688D" w:rsidRDefault="0022688D" w:rsidP="00FB0B29">
      <w:pPr>
        <w:spacing w:after="0"/>
      </w:pPr>
      <w:r w:rsidRPr="00CB4DFE">
        <w:t>본 계약과 관련된 소송에 대하여는 피고의 주소지를 관할하는 법원을 관할법원으로 한다.</w:t>
      </w:r>
    </w:p>
    <w:p w14:paraId="30A0B08B" w14:textId="77777777" w:rsidR="00FB0B29" w:rsidRPr="00CB4DFE" w:rsidRDefault="00FB0B29" w:rsidP="00FB0B29">
      <w:pPr>
        <w:spacing w:after="0"/>
      </w:pPr>
    </w:p>
    <w:p w14:paraId="1FA18636" w14:textId="77777777" w:rsidR="0022688D" w:rsidRPr="00FB0B29" w:rsidRDefault="0022688D" w:rsidP="00402294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="00582E9E">
        <w:rPr>
          <w:b/>
        </w:rPr>
        <w:t xml:space="preserve">29 </w:t>
      </w:r>
      <w:r w:rsidRPr="00FB0B29">
        <w:rPr>
          <w:b/>
        </w:rPr>
        <w:t>조 (본 계약서의 적용시기 및 방법)</w:t>
      </w:r>
    </w:p>
    <w:p w14:paraId="12A6848F" w14:textId="77777777" w:rsidR="0022688D" w:rsidRPr="00CB4DFE" w:rsidRDefault="0022688D" w:rsidP="00402294">
      <w:pPr>
        <w:spacing w:after="0"/>
      </w:pPr>
      <w:r w:rsidRPr="00CB4DFE">
        <w:t xml:space="preserve"> ① 본 계약서는</w:t>
      </w:r>
      <w:r w:rsidR="008A195F" w:rsidRPr="00CB4DFE">
        <w:t xml:space="preserve"> </w:t>
      </w:r>
      <w:r w:rsidR="008A195F" w:rsidRPr="00CB4DFE">
        <w:rPr>
          <w:rFonts w:hint="eastAsia"/>
        </w:rPr>
        <w:t xml:space="preserve">    </w:t>
      </w:r>
      <w:r w:rsidRPr="00CB4DFE">
        <w:t>년</w:t>
      </w:r>
      <w:r w:rsidR="008A195F" w:rsidRPr="00CB4DFE">
        <w:t xml:space="preserve"> </w:t>
      </w:r>
      <w:r w:rsidR="008A195F" w:rsidRPr="00CB4DFE">
        <w:rPr>
          <w:rFonts w:hint="eastAsia"/>
        </w:rPr>
        <w:t xml:space="preserve">  </w:t>
      </w:r>
      <w:r w:rsidRPr="00CB4DFE">
        <w:t xml:space="preserve"> 월</w:t>
      </w:r>
      <w:r w:rsidR="008A195F" w:rsidRPr="00CB4DFE">
        <w:t xml:space="preserve"> </w:t>
      </w:r>
      <w:r w:rsidR="008A195F" w:rsidRPr="00CB4DFE">
        <w:rPr>
          <w:rFonts w:hint="eastAsia"/>
        </w:rPr>
        <w:t xml:space="preserve">  </w:t>
      </w:r>
      <w:r w:rsidRPr="00CB4DFE">
        <w:t xml:space="preserve">일부터 시행한다. </w:t>
      </w:r>
    </w:p>
    <w:p w14:paraId="19382B9B" w14:textId="77777777" w:rsidR="0022688D" w:rsidRPr="00CB4DFE" w:rsidRDefault="0022688D" w:rsidP="00FB0B29">
      <w:pPr>
        <w:spacing w:after="0"/>
        <w:ind w:left="400" w:hangingChars="200" w:hanging="400"/>
      </w:pPr>
      <w:r w:rsidRPr="00CB4DFE">
        <w:t xml:space="preserve"> ② 회사와 대리점은 본 계약서를 참고하여 회사별 특성에 맞도록 위탁계약서를 수정, 변경 또는 필요한 경우 내용을 추가하거나 부속약정서를 체결할 수 있다. 이 경우 부속약정서는 본 계약의 일부로 본다. </w:t>
      </w:r>
    </w:p>
    <w:p w14:paraId="1AEDA1FE" w14:textId="77777777" w:rsidR="00E95825" w:rsidRDefault="00E95825" w:rsidP="0022688D"/>
    <w:p w14:paraId="296C4818" w14:textId="77777777" w:rsidR="00653945" w:rsidRPr="0071546D" w:rsidRDefault="00653945" w:rsidP="00303CF5">
      <w:pPr>
        <w:spacing w:after="0"/>
        <w:rPr>
          <w:b/>
        </w:rPr>
      </w:pPr>
      <w:r w:rsidRPr="0071546D">
        <w:rPr>
          <w:rFonts w:hint="eastAsia"/>
          <w:b/>
        </w:rPr>
        <w:t xml:space="preserve">제 </w:t>
      </w:r>
      <w:r w:rsidRPr="0071546D">
        <w:rPr>
          <w:b/>
        </w:rPr>
        <w:t>30</w:t>
      </w:r>
      <w:r w:rsidRPr="0071546D">
        <w:rPr>
          <w:rFonts w:hint="eastAsia"/>
          <w:b/>
        </w:rPr>
        <w:t xml:space="preserve">조 </w:t>
      </w:r>
      <w:r w:rsidRPr="0071546D">
        <w:rPr>
          <w:b/>
        </w:rPr>
        <w:t>(</w:t>
      </w:r>
      <w:r w:rsidRPr="0071546D">
        <w:rPr>
          <w:rFonts w:hint="eastAsia"/>
          <w:b/>
        </w:rPr>
        <w:t>부실모집행위에 대한 양정기준)</w:t>
      </w:r>
    </w:p>
    <w:p w14:paraId="3A168AC0" w14:textId="77777777" w:rsidR="00C63955" w:rsidRDefault="00653945" w:rsidP="00303CF5">
      <w:pPr>
        <w:spacing w:after="0"/>
      </w:pPr>
      <w:r>
        <w:t xml:space="preserve"> </w:t>
      </w:r>
      <w:r>
        <w:rPr>
          <w:rFonts w:hint="eastAsia"/>
        </w:rPr>
        <w:t xml:space="preserve">회사 및 대리점은 불완전판매 등 </w:t>
      </w:r>
      <w:r w:rsidR="00C63955">
        <w:rPr>
          <w:rFonts w:hint="eastAsia"/>
        </w:rPr>
        <w:t>부실모집행위에 대해 공정한 양정기준을 마련하여 운영한다.</w:t>
      </w:r>
      <w:r w:rsidR="00C63955">
        <w:t xml:space="preserve"> </w:t>
      </w:r>
    </w:p>
    <w:p w14:paraId="0DD5ACEA" w14:textId="77777777" w:rsidR="00303CF5" w:rsidRDefault="00303CF5" w:rsidP="00303CF5">
      <w:pPr>
        <w:spacing w:after="0"/>
      </w:pPr>
    </w:p>
    <w:p w14:paraId="59573338" w14:textId="77777777" w:rsidR="00303CF5" w:rsidRDefault="00303CF5" w:rsidP="00303CF5">
      <w:pPr>
        <w:spacing w:after="0"/>
      </w:pPr>
    </w:p>
    <w:p w14:paraId="0154DD9D" w14:textId="77777777" w:rsidR="00303CF5" w:rsidRPr="00C63955" w:rsidRDefault="00303CF5" w:rsidP="00303CF5">
      <w:pPr>
        <w:spacing w:after="0"/>
      </w:pPr>
    </w:p>
    <w:p w14:paraId="2FC68396" w14:textId="77777777" w:rsidR="00493986" w:rsidRPr="00DF4263" w:rsidRDefault="00493986" w:rsidP="00493986">
      <w:pPr>
        <w:spacing w:after="0"/>
        <w:jc w:val="center"/>
        <w:rPr>
          <w:rFonts w:eastAsiaTheme="minorHAnsi" w:cs="바탕"/>
        </w:rPr>
      </w:pPr>
      <w:r w:rsidRPr="00DF4263">
        <w:rPr>
          <w:rFonts w:eastAsiaTheme="minorHAnsi"/>
        </w:rPr>
        <w:t xml:space="preserve">20   </w:t>
      </w:r>
      <w:r w:rsidR="008A195F" w:rsidRPr="00DF4263">
        <w:rPr>
          <w:rFonts w:eastAsiaTheme="minorHAnsi" w:cs="바탕" w:hint="eastAsia"/>
        </w:rPr>
        <w:t>년</w:t>
      </w:r>
      <w:r w:rsidRPr="00DF4263">
        <w:rPr>
          <w:rFonts w:eastAsiaTheme="minorHAnsi"/>
        </w:rPr>
        <w:t xml:space="preserve"> </w:t>
      </w:r>
      <w:r w:rsidR="008A195F" w:rsidRPr="00DF4263">
        <w:rPr>
          <w:rFonts w:eastAsiaTheme="minorHAnsi" w:hint="eastAsia"/>
        </w:rPr>
        <w:t xml:space="preserve"> </w:t>
      </w:r>
      <w:r w:rsidRPr="00DF4263">
        <w:rPr>
          <w:rFonts w:eastAsiaTheme="minorHAnsi"/>
        </w:rPr>
        <w:t xml:space="preserve">  </w:t>
      </w:r>
      <w:r w:rsidR="008A195F" w:rsidRPr="00DF4263">
        <w:rPr>
          <w:rFonts w:eastAsiaTheme="minorHAnsi" w:cs="바탕" w:hint="eastAsia"/>
        </w:rPr>
        <w:t>월</w:t>
      </w:r>
      <w:r w:rsidRPr="00DF4263">
        <w:rPr>
          <w:rFonts w:eastAsiaTheme="minorHAnsi"/>
        </w:rPr>
        <w:t xml:space="preserve">   </w:t>
      </w:r>
      <w:r w:rsidR="008A195F" w:rsidRPr="00DF4263">
        <w:rPr>
          <w:rFonts w:eastAsiaTheme="minorHAnsi" w:cs="바탕" w:hint="eastAsia"/>
        </w:rPr>
        <w:t>일</w:t>
      </w:r>
    </w:p>
    <w:p w14:paraId="6DB2EA22" w14:textId="77777777" w:rsidR="00C951E9" w:rsidRPr="00CB4DFE" w:rsidRDefault="00C951E9" w:rsidP="00493986">
      <w:pPr>
        <w:spacing w:after="0"/>
        <w:jc w:val="center"/>
        <w:rPr>
          <w:rFonts w:ascii="바탕" w:eastAsia="바탕" w:hAnsi="바탕" w:cs="바탕"/>
        </w:rPr>
      </w:pPr>
    </w:p>
    <w:p w14:paraId="03CCFB20" w14:textId="77777777" w:rsidR="00493986" w:rsidRDefault="00493986" w:rsidP="00493986">
      <w:pPr>
        <w:spacing w:after="0"/>
        <w:jc w:val="center"/>
        <w:rPr>
          <w:rFonts w:ascii="바탕" w:eastAsia="바탕" w:hAnsi="바탕" w:cs="바탕"/>
        </w:rPr>
      </w:pPr>
    </w:p>
    <w:p w14:paraId="69CAB18C" w14:textId="77777777" w:rsidR="00303CF5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14:paraId="200A272C" w14:textId="77777777" w:rsidR="00303CF5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14:paraId="408D7842" w14:textId="77777777" w:rsidR="00303CF5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14:paraId="0E4B5B70" w14:textId="77777777" w:rsidR="00303CF5" w:rsidRPr="00CB4DFE" w:rsidRDefault="00303CF5" w:rsidP="00493986">
      <w:pPr>
        <w:spacing w:after="0"/>
        <w:jc w:val="center"/>
        <w:rPr>
          <w:rFonts w:ascii="바탕" w:eastAsia="바탕" w:hAnsi="바탕" w:cs="바탕"/>
        </w:rPr>
      </w:pPr>
    </w:p>
    <w:p w14:paraId="7BFF9AE5" w14:textId="77777777" w:rsidR="00493986" w:rsidRPr="00CB4DFE" w:rsidRDefault="00493986" w:rsidP="00493986">
      <w:pPr>
        <w:spacing w:after="0"/>
      </w:pPr>
      <w:r w:rsidRPr="00CB4DFE">
        <w:rPr>
          <w:rFonts w:hint="eastAsia"/>
        </w:rPr>
        <w:t xml:space="preserve">회사 </w:t>
      </w:r>
      <w:r w:rsidRPr="00CB4DFE">
        <w:t>[</w:t>
      </w:r>
      <w:r w:rsidRPr="00CB4DFE">
        <w:rPr>
          <w:rFonts w:hint="eastAsia"/>
        </w:rPr>
        <w:t xml:space="preserve">미래에셋생명] </w:t>
      </w:r>
      <w:r w:rsidRPr="00CB4DFE">
        <w:t>보험주식회사</w:t>
      </w:r>
      <w:r w:rsidRPr="00CB4DFE">
        <w:rPr>
          <w:rFonts w:hint="eastAsia"/>
        </w:rPr>
        <w:t xml:space="preserve">           </w:t>
      </w:r>
    </w:p>
    <w:p w14:paraId="17E640C6" w14:textId="77777777" w:rsidR="00493986" w:rsidRPr="00CB4DFE" w:rsidRDefault="00493986" w:rsidP="00493986">
      <w:pPr>
        <w:spacing w:after="0"/>
        <w:ind w:firstLineChars="300" w:firstLine="600"/>
      </w:pPr>
      <w:r w:rsidRPr="00CB4DFE">
        <w:t>[주소]</w:t>
      </w:r>
      <w:r w:rsidRPr="00CB4DFE">
        <w:rPr>
          <w:rFonts w:hint="eastAsia"/>
        </w:rPr>
        <w:t xml:space="preserve"> </w:t>
      </w:r>
      <w:r w:rsidR="00CB4DFE" w:rsidRPr="0030691F">
        <w:rPr>
          <w:rFonts w:hint="eastAsia"/>
        </w:rPr>
        <w:t>서울시</w:t>
      </w:r>
      <w:r w:rsidR="00CB4DFE" w:rsidRPr="0030691F">
        <w:t xml:space="preserve"> 영등포구 국제금융로 56(여의도동, </w:t>
      </w:r>
      <w:r w:rsidR="000E0A1E">
        <w:t>미래에셋</w:t>
      </w:r>
      <w:r w:rsidR="000E0A1E">
        <w:rPr>
          <w:rFonts w:hint="eastAsia"/>
        </w:rPr>
        <w:t>증권</w:t>
      </w:r>
      <w:r w:rsidR="00CB4DFE" w:rsidRPr="0030691F">
        <w:t>빌딩)</w:t>
      </w:r>
    </w:p>
    <w:p w14:paraId="774FAFE3" w14:textId="77777777" w:rsidR="00E753F8" w:rsidRPr="00CB4DFE" w:rsidRDefault="00E753F8" w:rsidP="00E753F8">
      <w:pPr>
        <w:spacing w:after="0"/>
        <w:ind w:firstLineChars="300" w:firstLine="600"/>
      </w:pPr>
      <w:r w:rsidRPr="00FB0B29">
        <w:t>대표이사</w:t>
      </w:r>
      <w:r w:rsidRPr="00FB0B29">
        <w:rPr>
          <w:rFonts w:hint="eastAsia"/>
        </w:rPr>
        <w:t xml:space="preserve"> </w:t>
      </w:r>
      <w:r w:rsidR="00B33028">
        <w:rPr>
          <w:rFonts w:hint="eastAsia"/>
        </w:rPr>
        <w:t>황 문 규</w:t>
      </w:r>
      <w:r w:rsidRPr="00FB0B29">
        <w:rPr>
          <w:rFonts w:hint="eastAsia"/>
        </w:rPr>
        <w:t xml:space="preserve">      </w:t>
      </w:r>
      <w:r w:rsidRPr="00FB0B29">
        <w:t>(인)</w:t>
      </w:r>
      <w:r w:rsidRPr="00CB4DFE">
        <w:t xml:space="preserve"> </w:t>
      </w:r>
      <w:r w:rsidRPr="00CB4DFE">
        <w:rPr>
          <w:rFonts w:hint="eastAsia"/>
        </w:rPr>
        <w:t xml:space="preserve">              </w:t>
      </w:r>
    </w:p>
    <w:p w14:paraId="471B8E00" w14:textId="77777777" w:rsidR="00493986" w:rsidRPr="00E753F8" w:rsidRDefault="00493986" w:rsidP="00493986">
      <w:pPr>
        <w:spacing w:after="0"/>
        <w:ind w:firstLineChars="300" w:firstLine="600"/>
      </w:pPr>
    </w:p>
    <w:p w14:paraId="07237DA1" w14:textId="77777777" w:rsidR="00493986" w:rsidRPr="00CB4DFE" w:rsidRDefault="00493986" w:rsidP="00493986">
      <w:pPr>
        <w:spacing w:after="0"/>
      </w:pPr>
      <w:r w:rsidRPr="00CB4DFE">
        <w:rPr>
          <w:rFonts w:hint="eastAsia"/>
        </w:rPr>
        <w:t xml:space="preserve">대리점 </w:t>
      </w:r>
      <w:r w:rsidR="00EF3DD3" w:rsidRPr="00CB4DFE">
        <w:t>[</w:t>
      </w:r>
      <w:r w:rsidR="00EF3DD3">
        <w:t xml:space="preserve">               ]</w:t>
      </w:r>
      <w:r w:rsidR="00EF3DD3">
        <w:rPr>
          <w:rFonts w:hint="eastAsia"/>
        </w:rPr>
        <w:t>보험대리점</w:t>
      </w:r>
    </w:p>
    <w:p w14:paraId="779744FA" w14:textId="77777777" w:rsidR="00493986" w:rsidRPr="00CB4DFE" w:rsidRDefault="00493986" w:rsidP="00493986">
      <w:pPr>
        <w:spacing w:after="0"/>
      </w:pPr>
      <w:r w:rsidRPr="00CB4DFE">
        <w:rPr>
          <w:rFonts w:hint="eastAsia"/>
        </w:rPr>
        <w:t xml:space="preserve">       </w:t>
      </w:r>
      <w:r w:rsidRPr="00CB4DFE">
        <w:t>[주소]</w:t>
      </w:r>
      <w:r w:rsidR="005C55EC">
        <w:t xml:space="preserve"> </w:t>
      </w:r>
    </w:p>
    <w:p w14:paraId="013E3392" w14:textId="77777777" w:rsidR="00493986" w:rsidRPr="00303CF5" w:rsidRDefault="00493986" w:rsidP="00402294">
      <w:pPr>
        <w:spacing w:after="0"/>
        <w:rPr>
          <w:color w:val="000000" w:themeColor="text1"/>
        </w:rPr>
      </w:pPr>
      <w:r w:rsidRPr="00CB4DFE">
        <w:rPr>
          <w:rFonts w:hint="eastAsia"/>
        </w:rPr>
        <w:t xml:space="preserve">       [대표자</w:t>
      </w:r>
      <w:r w:rsidRPr="00CB4DFE">
        <w:t xml:space="preserve">]      </w:t>
      </w:r>
      <w:r w:rsidRPr="00CB4DFE">
        <w:rPr>
          <w:rFonts w:hint="eastAsia"/>
        </w:rPr>
        <w:t xml:space="preserve">          </w:t>
      </w:r>
      <w:r w:rsidRPr="00303CF5">
        <w:rPr>
          <w:color w:val="000000" w:themeColor="text1"/>
        </w:rPr>
        <w:t>(</w:t>
      </w:r>
      <w:r w:rsidR="00FE009C" w:rsidRPr="00303CF5">
        <w:rPr>
          <w:rFonts w:hint="eastAsia"/>
          <w:color w:val="000000" w:themeColor="text1"/>
        </w:rPr>
        <w:t>서명</w:t>
      </w:r>
      <w:r w:rsidRPr="00303CF5">
        <w:rPr>
          <w:color w:val="000000" w:themeColor="text1"/>
        </w:rPr>
        <w:t>)</w:t>
      </w:r>
    </w:p>
    <w:p w14:paraId="4A4D082F" w14:textId="77777777" w:rsidR="003219A8" w:rsidRDefault="003219A8" w:rsidP="00402294">
      <w:pPr>
        <w:spacing w:after="0"/>
      </w:pPr>
    </w:p>
    <w:p w14:paraId="083FC9FF" w14:textId="77777777" w:rsidR="003219A8" w:rsidRDefault="003219A8" w:rsidP="00402294">
      <w:pPr>
        <w:spacing w:after="0"/>
      </w:pPr>
    </w:p>
    <w:p w14:paraId="1234EF31" w14:textId="77777777" w:rsidR="003219A8" w:rsidRDefault="003219A8" w:rsidP="00402294">
      <w:pPr>
        <w:spacing w:after="0"/>
      </w:pPr>
    </w:p>
    <w:p w14:paraId="13C8DD15" w14:textId="77777777" w:rsidR="003219A8" w:rsidRDefault="003219A8" w:rsidP="00402294">
      <w:pPr>
        <w:spacing w:after="0"/>
      </w:pPr>
    </w:p>
    <w:p w14:paraId="1BD61D89" w14:textId="77777777" w:rsidR="0071546D" w:rsidRDefault="0071546D" w:rsidP="00402294">
      <w:pPr>
        <w:spacing w:after="0"/>
      </w:pPr>
    </w:p>
    <w:p w14:paraId="0037DF60" w14:textId="77777777" w:rsidR="0071546D" w:rsidRDefault="0071546D" w:rsidP="00402294">
      <w:pPr>
        <w:spacing w:after="0"/>
      </w:pPr>
    </w:p>
    <w:p w14:paraId="7A8107BD" w14:textId="77777777" w:rsidR="0071546D" w:rsidRDefault="0071546D" w:rsidP="00402294">
      <w:pPr>
        <w:spacing w:after="0"/>
      </w:pPr>
    </w:p>
    <w:p w14:paraId="4312E1C3" w14:textId="77777777" w:rsidR="0071546D" w:rsidRDefault="0071546D" w:rsidP="00402294">
      <w:pPr>
        <w:spacing w:after="0"/>
      </w:pPr>
    </w:p>
    <w:p w14:paraId="466BC0B1" w14:textId="77777777" w:rsidR="0022688D" w:rsidRPr="00CB4DFE" w:rsidRDefault="00473A56" w:rsidP="00C951E9">
      <w:pPr>
        <w:jc w:val="center"/>
        <w:rPr>
          <w:sz w:val="36"/>
          <w:szCs w:val="36"/>
        </w:rPr>
      </w:pPr>
      <w:r w:rsidRPr="00CB4DFE">
        <w:rPr>
          <w:rFonts w:hint="eastAsia"/>
          <w:sz w:val="36"/>
          <w:szCs w:val="36"/>
        </w:rPr>
        <w:t xml:space="preserve">   </w:t>
      </w:r>
      <w:r w:rsidR="00C951E9" w:rsidRPr="00CB4DFE">
        <w:rPr>
          <w:rFonts w:hint="eastAsia"/>
          <w:sz w:val="36"/>
          <w:szCs w:val="36"/>
        </w:rPr>
        <w:t>[</w:t>
      </w:r>
      <w:r w:rsidR="0022688D" w:rsidRPr="00CB4DFE">
        <w:rPr>
          <w:rFonts w:hint="eastAsia"/>
          <w:sz w:val="36"/>
          <w:szCs w:val="36"/>
        </w:rPr>
        <w:t>위탁계약에</w:t>
      </w:r>
      <w:r w:rsidR="0022688D" w:rsidRPr="00CB4DFE">
        <w:rPr>
          <w:sz w:val="36"/>
          <w:szCs w:val="36"/>
        </w:rPr>
        <w:t xml:space="preserve"> 대한 부속약정서</w:t>
      </w:r>
      <w:r w:rsidR="00C951E9" w:rsidRPr="00CB4DFE">
        <w:rPr>
          <w:rFonts w:hint="eastAsia"/>
          <w:sz w:val="36"/>
          <w:szCs w:val="36"/>
        </w:rPr>
        <w:t>]</w:t>
      </w:r>
      <w:r w:rsidRPr="00CB4DFE">
        <w:rPr>
          <w:rFonts w:hint="eastAsia"/>
          <w:sz w:val="36"/>
          <w:szCs w:val="36"/>
        </w:rPr>
        <w:t xml:space="preserve">  </w:t>
      </w:r>
      <w:r w:rsidRPr="00CB4DFE">
        <w:rPr>
          <w:rFonts w:eastAsiaTheme="minorHAnsi" w:cs="한컴돋움" w:hint="eastAsia"/>
          <w:bCs/>
          <w:noProof/>
          <w:szCs w:val="20"/>
        </w:rPr>
        <w:t xml:space="preserve"> </w:t>
      </w:r>
      <w:r w:rsidRPr="00CB4DFE">
        <w:rPr>
          <w:rFonts w:eastAsiaTheme="minorHAnsi" w:cs="한컴돋움" w:hint="eastAsia"/>
          <w:bCs/>
          <w:noProof/>
          <w:szCs w:val="20"/>
        </w:rPr>
        <w:drawing>
          <wp:inline distT="0" distB="0" distL="0" distR="0" wp14:anchorId="593949FD" wp14:editId="05D841DC">
            <wp:extent cx="485775" cy="485775"/>
            <wp:effectExtent l="0" t="0" r="9525" b="9525"/>
            <wp:docPr id="5" name="그림 4" descr="GA계약서(3-2) - BM1200006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계약서(3-2) - BM12000063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31C0" w14:textId="77777777" w:rsidR="0022688D" w:rsidRPr="00CB4DFE" w:rsidRDefault="0022688D" w:rsidP="0022688D"/>
    <w:p w14:paraId="6A9D585B" w14:textId="77777777" w:rsidR="0022688D" w:rsidRPr="00CB4DFE" w:rsidRDefault="00493986" w:rsidP="0022688D">
      <w:r w:rsidRPr="00CB4DFE">
        <w:rPr>
          <w:rFonts w:hint="eastAsia"/>
        </w:rPr>
        <w:t>미래에셋생명</w:t>
      </w:r>
      <w:r w:rsidR="0022688D" w:rsidRPr="00CB4DFE">
        <w:t>보험주식회사(이하“회사”라 한다)와</w:t>
      </w:r>
      <w:r w:rsidR="00E95825" w:rsidRPr="00CB4DFE">
        <w:rPr>
          <w:rFonts w:hint="eastAsia"/>
        </w:rPr>
        <w:t xml:space="preserve"> </w:t>
      </w:r>
      <w:r w:rsidR="00EF3DD3" w:rsidRPr="00CB4DFE">
        <w:t>[</w:t>
      </w:r>
      <w:r w:rsidR="00EF3DD3">
        <w:t xml:space="preserve">               ]</w:t>
      </w:r>
      <w:r w:rsidR="00EF3DD3">
        <w:rPr>
          <w:rFonts w:hint="eastAsia"/>
        </w:rPr>
        <w:t>보험대리점</w:t>
      </w:r>
      <w:r w:rsidR="00EF3DD3" w:rsidRPr="00CB4DFE">
        <w:t xml:space="preserve"> </w:t>
      </w:r>
      <w:r w:rsidR="0022688D" w:rsidRPr="00CB4DFE">
        <w:t>(이하“대리점”이라 한다)은 회사와 대리점 간에</w:t>
      </w:r>
      <w:r w:rsidR="00CA5F8E" w:rsidRPr="00CB4DFE">
        <w:t xml:space="preserve"> </w:t>
      </w:r>
      <w:r w:rsidR="00CA5F8E" w:rsidRPr="00CB4DFE">
        <w:rPr>
          <w:rFonts w:hint="eastAsia"/>
        </w:rPr>
        <w:t xml:space="preserve">     년</w:t>
      </w:r>
      <w:r w:rsidR="00CA5F8E" w:rsidRPr="00CB4DFE">
        <w:t xml:space="preserve"> </w:t>
      </w:r>
      <w:r w:rsidR="00CA5F8E" w:rsidRPr="00CB4DFE">
        <w:rPr>
          <w:rFonts w:hint="eastAsia"/>
        </w:rPr>
        <w:t xml:space="preserve">   월   </w:t>
      </w:r>
      <w:r w:rsidR="00CA5F8E" w:rsidRPr="00CB4DFE">
        <w:t xml:space="preserve"> </w:t>
      </w:r>
      <w:r w:rsidR="00CA5F8E" w:rsidRPr="00CB4DFE">
        <w:rPr>
          <w:rFonts w:hint="eastAsia"/>
        </w:rPr>
        <w:t>일</w:t>
      </w:r>
      <w:r w:rsidR="0022688D" w:rsidRPr="00CB4DFE">
        <w:t xml:space="preserve"> 체결된 위탁계약(서)(이하 “위탁계약(서)”) 제</w:t>
      </w:r>
      <w:r w:rsidR="00582E9E">
        <w:rPr>
          <w:rFonts w:hint="eastAsia"/>
        </w:rPr>
        <w:t xml:space="preserve">29 </w:t>
      </w:r>
      <w:r w:rsidR="0022688D" w:rsidRPr="00CB4DFE">
        <w:t>조 제</w:t>
      </w:r>
      <w:r w:rsidR="00823DD7" w:rsidRPr="00CB4DFE">
        <w:rPr>
          <w:rFonts w:hint="eastAsia"/>
        </w:rPr>
        <w:t>2</w:t>
      </w:r>
      <w:r w:rsidR="0022688D" w:rsidRPr="00CB4DFE">
        <w:t>항에 의거하여 다음과 같이 부속약정서(이하 “본 약정서”)를 체결한다.</w:t>
      </w:r>
    </w:p>
    <w:p w14:paraId="31539172" w14:textId="77777777" w:rsidR="0022688D" w:rsidRPr="00303CF5" w:rsidRDefault="0022688D" w:rsidP="0022688D"/>
    <w:p w14:paraId="6DFF9BF3" w14:textId="77777777" w:rsidR="00D44C6C" w:rsidRPr="00FB0B29" w:rsidRDefault="0022688D" w:rsidP="00D44C6C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>1조 (대리점의 신분 등)</w:t>
      </w:r>
    </w:p>
    <w:p w14:paraId="020EBBCE" w14:textId="77777777" w:rsidR="0022688D" w:rsidRPr="00CB4DFE" w:rsidRDefault="0022688D" w:rsidP="00D44C6C">
      <w:pPr>
        <w:spacing w:after="0"/>
      </w:pPr>
      <w:r w:rsidRPr="00CB4DFE">
        <w:t xml:space="preserve"> ① 대리점은 독립사업자로서 이 계약에 의하여 회사로부터 위탁받은</w:t>
      </w:r>
      <w:r w:rsidR="00D44C6C" w:rsidRPr="00CB4DFE">
        <w:rPr>
          <w:rFonts w:hint="eastAsia"/>
        </w:rPr>
        <w:t xml:space="preserve"> </w:t>
      </w:r>
      <w:r w:rsidRPr="00CB4DFE">
        <w:t>업무를 수행한다.</w:t>
      </w:r>
    </w:p>
    <w:p w14:paraId="0A479180" w14:textId="77777777" w:rsidR="0022688D" w:rsidRDefault="00DD4EB3" w:rsidP="00E753F8">
      <w:pPr>
        <w:spacing w:after="0"/>
      </w:pPr>
      <w:r w:rsidRPr="00CB4DFE">
        <w:t xml:space="preserve"> </w:t>
      </w:r>
      <w:r w:rsidR="0022688D" w:rsidRPr="00CB4DFE">
        <w:t>② 대리점에게는 회사 직원에게 적용되는 취업규칙 및 제반 규정은 적용되지 아니한다.</w:t>
      </w:r>
    </w:p>
    <w:p w14:paraId="76A58FCD" w14:textId="77777777" w:rsidR="00971789" w:rsidRDefault="00971789" w:rsidP="00FB0B29">
      <w:pPr>
        <w:spacing w:after="0"/>
      </w:pPr>
    </w:p>
    <w:p w14:paraId="488A9410" w14:textId="77777777" w:rsidR="00FB0B29" w:rsidRPr="0071546D" w:rsidRDefault="00441670" w:rsidP="00FB0B29">
      <w:pPr>
        <w:spacing w:after="0"/>
        <w:rPr>
          <w:b/>
        </w:rPr>
      </w:pPr>
      <w:r w:rsidRPr="0071546D">
        <w:rPr>
          <w:rFonts w:hint="eastAsia"/>
          <w:b/>
        </w:rPr>
        <w:t xml:space="preserve">제 </w:t>
      </w:r>
      <w:r w:rsidRPr="0071546D">
        <w:rPr>
          <w:b/>
        </w:rPr>
        <w:t>2</w:t>
      </w:r>
      <w:r w:rsidRPr="0071546D">
        <w:rPr>
          <w:rFonts w:hint="eastAsia"/>
          <w:b/>
        </w:rPr>
        <w:t xml:space="preserve">조 </w:t>
      </w:r>
      <w:r w:rsidRPr="0071546D">
        <w:rPr>
          <w:b/>
        </w:rPr>
        <w:t>(</w:t>
      </w:r>
      <w:r w:rsidRPr="0071546D">
        <w:rPr>
          <w:rFonts w:hint="eastAsia"/>
          <w:b/>
        </w:rPr>
        <w:t>위탁업무의 범위)</w:t>
      </w:r>
    </w:p>
    <w:p w14:paraId="075F0A66" w14:textId="0E2F77F1" w:rsidR="00441670" w:rsidRDefault="00441670" w:rsidP="00303CF5">
      <w:pPr>
        <w:spacing w:after="0"/>
        <w:ind w:left="300" w:hangingChars="150" w:hanging="300"/>
      </w:pPr>
      <w:r>
        <w:rPr>
          <w:rFonts w:eastAsiaTheme="minorHAnsi"/>
        </w:rPr>
        <w:t>①</w:t>
      </w:r>
      <w:r>
        <w:t xml:space="preserve"> </w:t>
      </w:r>
      <w:r>
        <w:rPr>
          <w:rFonts w:hint="eastAsia"/>
        </w:rPr>
        <w:t xml:space="preserve">위탁계약서 제 </w:t>
      </w:r>
      <w:r>
        <w:t>3</w:t>
      </w:r>
      <w:r>
        <w:rPr>
          <w:rFonts w:hint="eastAsia"/>
        </w:rPr>
        <w:t xml:space="preserve">조 </w:t>
      </w:r>
      <w:r>
        <w:t>(</w:t>
      </w:r>
      <w:r>
        <w:rPr>
          <w:rFonts w:hint="eastAsia"/>
        </w:rPr>
        <w:t>위탁업무)</w:t>
      </w:r>
      <w:r>
        <w:t xml:space="preserve"> </w:t>
      </w:r>
      <w:r>
        <w:rPr>
          <w:rFonts w:hint="eastAsia"/>
        </w:rPr>
        <w:t xml:space="preserve">제 </w:t>
      </w:r>
      <w:r>
        <w:t>1</w:t>
      </w:r>
      <w:r>
        <w:rPr>
          <w:rFonts w:hint="eastAsia"/>
        </w:rPr>
        <w:t xml:space="preserve">항 제 </w:t>
      </w:r>
      <w:r>
        <w:t>1</w:t>
      </w:r>
      <w:r>
        <w:rPr>
          <w:rFonts w:hint="eastAsia"/>
        </w:rPr>
        <w:t xml:space="preserve">호 내지 제 </w:t>
      </w:r>
      <w:r>
        <w:t>6</w:t>
      </w:r>
      <w:r>
        <w:rPr>
          <w:rFonts w:hint="eastAsia"/>
        </w:rPr>
        <w:t>호의 업무는 회사와 대리점 간의 위탁계약에서 제외 하기로 하고,</w:t>
      </w:r>
      <w:r>
        <w:t xml:space="preserve"> </w:t>
      </w:r>
      <w:r>
        <w:rPr>
          <w:rFonts w:hint="eastAsia"/>
        </w:rPr>
        <w:t>회사와 대리점은</w:t>
      </w:r>
      <w:r>
        <w:t xml:space="preserve"> </w:t>
      </w:r>
      <w:r>
        <w:rPr>
          <w:rFonts w:hint="eastAsia"/>
        </w:rPr>
        <w:t xml:space="preserve">위탁계약서 제 3조 </w:t>
      </w:r>
      <w:r>
        <w:t>(</w:t>
      </w:r>
      <w:r>
        <w:rPr>
          <w:rFonts w:hint="eastAsia"/>
        </w:rPr>
        <w:t>위탁업무)</w:t>
      </w:r>
      <w:r>
        <w:t xml:space="preserve"> </w:t>
      </w:r>
      <w:r>
        <w:rPr>
          <w:rFonts w:hint="eastAsia"/>
        </w:rPr>
        <w:t xml:space="preserve">제 </w:t>
      </w:r>
      <w:r>
        <w:t>1</w:t>
      </w:r>
      <w:r>
        <w:rPr>
          <w:rFonts w:hint="eastAsia"/>
        </w:rPr>
        <w:t>항 제7호에 따라</w:t>
      </w:r>
      <w:r w:rsidR="00971789">
        <w:rPr>
          <w:rFonts w:hint="eastAsia"/>
        </w:rPr>
        <w:t xml:space="preserve"> </w:t>
      </w:r>
      <w:ins w:id="0" w:author="법무팀" w:date="2025-09-10T14:06:00Z">
        <w:r w:rsidR="00CE5B42">
          <w:rPr>
            <w:rFonts w:hint="eastAsia"/>
          </w:rPr>
          <w:t>GA에이전트</w:t>
        </w:r>
      </w:ins>
      <w:del w:id="1" w:author="법무팀" w:date="2025-09-10T14:06:00Z">
        <w:r w:rsidR="00F533E3" w:rsidDel="00CE5B42">
          <w:rPr>
            <w:rFonts w:hint="eastAsia"/>
          </w:rPr>
          <w:delText>교육매니저</w:delText>
        </w:r>
        <w:r w:rsidR="00971789" w:rsidDel="00CE5B42">
          <w:rPr>
            <w:rFonts w:hint="eastAsia"/>
          </w:rPr>
          <w:delText>에</w:delText>
        </w:r>
      </w:del>
      <w:r w:rsidR="00971789">
        <w:rPr>
          <w:rFonts w:hint="eastAsia"/>
        </w:rPr>
        <w:t xml:space="preserve"> 업무에 대하여 </w:t>
      </w:r>
      <w:r w:rsidR="006B46CA">
        <w:rPr>
          <w:rFonts w:hint="eastAsia"/>
        </w:rPr>
        <w:t xml:space="preserve">별도의 </w:t>
      </w:r>
      <w:r w:rsidR="00971789">
        <w:rPr>
          <w:rFonts w:hint="eastAsia"/>
        </w:rPr>
        <w:t>위탁계약을 체결하기로 한다.</w:t>
      </w:r>
      <w:r w:rsidR="00971789">
        <w:t xml:space="preserve"> </w:t>
      </w:r>
    </w:p>
    <w:p w14:paraId="641EA3B3" w14:textId="7CF42F20" w:rsidR="00971789" w:rsidRDefault="00971789" w:rsidP="00B71F7D">
      <w:pPr>
        <w:spacing w:after="0"/>
        <w:ind w:left="300" w:hangingChars="150" w:hanging="300"/>
      </w:pPr>
      <w:r>
        <w:rPr>
          <w:rFonts w:eastAsiaTheme="minorHAnsi"/>
        </w:rPr>
        <w:t>②</w:t>
      </w:r>
      <w:r>
        <w:t xml:space="preserve"> </w:t>
      </w:r>
      <w:r>
        <w:rPr>
          <w:rFonts w:hint="eastAsia"/>
        </w:rPr>
        <w:t xml:space="preserve">제 </w:t>
      </w:r>
      <w:r>
        <w:t>1</w:t>
      </w:r>
      <w:r>
        <w:rPr>
          <w:rFonts w:hint="eastAsia"/>
        </w:rPr>
        <w:t xml:space="preserve">항에 따라 회사가 위탁업무에 대하여 지급하는 수수료의 경우 </w:t>
      </w:r>
      <w:r w:rsidR="009C2726">
        <w:t>“</w:t>
      </w:r>
      <w:r>
        <w:rPr>
          <w:rFonts w:hint="eastAsia"/>
        </w:rPr>
        <w:t>위탁계약서</w:t>
      </w:r>
      <w:r w:rsidR="009C2726">
        <w:t>”</w:t>
      </w:r>
      <w:r>
        <w:rPr>
          <w:rFonts w:hint="eastAsia"/>
        </w:rPr>
        <w:t xml:space="preserve">의 수수료 관련 규정을 따르지 않고 별도로 체결하는 </w:t>
      </w:r>
      <w:r>
        <w:t>“</w:t>
      </w:r>
      <w:ins w:id="2" w:author="법무팀" w:date="2025-09-10T14:06:00Z">
        <w:r w:rsidR="00CE5B42">
          <w:rPr>
            <w:rFonts w:hint="eastAsia"/>
          </w:rPr>
          <w:t>GA에이전트</w:t>
        </w:r>
      </w:ins>
      <w:del w:id="3" w:author="법무팀" w:date="2025-09-10T14:06:00Z">
        <w:r w:rsidR="00F533E3" w:rsidDel="00CE5B42">
          <w:rPr>
            <w:rFonts w:hint="eastAsia"/>
          </w:rPr>
          <w:delText>교육매니저</w:delText>
        </w:r>
      </w:del>
      <w:r>
        <w:rPr>
          <w:rFonts w:hint="eastAsia"/>
        </w:rPr>
        <w:t xml:space="preserve"> </w:t>
      </w:r>
      <w:ins w:id="4" w:author="법무팀" w:date="2025-09-10T14:06:00Z">
        <w:r w:rsidR="00CE5B42">
          <w:rPr>
            <w:rFonts w:hint="eastAsia"/>
          </w:rPr>
          <w:t>신분</w:t>
        </w:r>
      </w:ins>
      <w:del w:id="5" w:author="법무팀" w:date="2025-09-10T14:06:00Z">
        <w:r w:rsidDel="00CE5B42">
          <w:rPr>
            <w:rFonts w:hint="eastAsia"/>
          </w:rPr>
          <w:delText>직책</w:delText>
        </w:r>
      </w:del>
      <w:r>
        <w:rPr>
          <w:rFonts w:hint="eastAsia"/>
        </w:rPr>
        <w:t xml:space="preserve"> 위촉계약서</w:t>
      </w:r>
      <w:r>
        <w:t>”</w:t>
      </w:r>
      <w:r>
        <w:rPr>
          <w:rFonts w:hint="eastAsia"/>
        </w:rPr>
        <w:t>에서 정하는 수수료 규정을 따르기로 한다.</w:t>
      </w:r>
      <w:r>
        <w:t xml:space="preserve"> </w:t>
      </w:r>
    </w:p>
    <w:p w14:paraId="067AF029" w14:textId="77777777" w:rsidR="00441670" w:rsidRPr="00CB4DFE" w:rsidRDefault="00441670" w:rsidP="00FB0B29">
      <w:pPr>
        <w:spacing w:after="0"/>
      </w:pPr>
    </w:p>
    <w:p w14:paraId="355BF81D" w14:textId="77777777" w:rsidR="00D44C6C" w:rsidRPr="00FB0B29" w:rsidRDefault="0022688D" w:rsidP="00D44C6C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>3조 (대리점 민원처리 협조</w:t>
      </w:r>
      <w:r w:rsidR="00D44C6C" w:rsidRPr="00FB0B29">
        <w:rPr>
          <w:b/>
        </w:rPr>
        <w:t>)</w:t>
      </w:r>
      <w:bookmarkStart w:id="6" w:name="_GoBack"/>
      <w:bookmarkEnd w:id="6"/>
    </w:p>
    <w:p w14:paraId="244A3240" w14:textId="77777777" w:rsidR="00D44C6C" w:rsidRDefault="0022688D" w:rsidP="00D44C6C">
      <w:pPr>
        <w:spacing w:after="0"/>
        <w:rPr>
          <w:b/>
          <w:color w:val="000000" w:themeColor="text1"/>
        </w:rPr>
      </w:pPr>
      <w:r w:rsidRPr="00CB4DFE">
        <w:t xml:space="preserve">① 회사는 대리점의 민원처리에 관해 협조하여야 </w:t>
      </w:r>
      <w:r w:rsidR="00971789" w:rsidRPr="0071546D">
        <w:rPr>
          <w:rFonts w:hint="eastAsia"/>
          <w:color w:val="000000" w:themeColor="text1"/>
        </w:rPr>
        <w:t>한다.</w:t>
      </w:r>
      <w:r w:rsidR="00971789">
        <w:rPr>
          <w:b/>
          <w:color w:val="000000" w:themeColor="text1"/>
        </w:rPr>
        <w:t xml:space="preserve"> </w:t>
      </w:r>
    </w:p>
    <w:p w14:paraId="4D768030" w14:textId="77777777" w:rsidR="0071546D" w:rsidRPr="00CB4DFE" w:rsidRDefault="0071546D" w:rsidP="00D44C6C">
      <w:pPr>
        <w:spacing w:after="0"/>
      </w:pPr>
    </w:p>
    <w:p w14:paraId="5620A174" w14:textId="77777777"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 xml:space="preserve">4조 (내용증명물의 수령의제) </w:t>
      </w:r>
    </w:p>
    <w:p w14:paraId="3CDECE2F" w14:textId="77777777" w:rsidR="0022688D" w:rsidRDefault="0022688D" w:rsidP="00FB0B29">
      <w:pPr>
        <w:spacing w:after="0"/>
      </w:pPr>
      <w:r w:rsidRPr="00CB4DFE">
        <w:t>회사 또는 대리점이 위탁계약서상의 주소로 내용증명을 발송한 경우, 도달 여부가 확인되면 도달일에 수령한 것으로 보고, 도달 여부가 확인되지 않는 경우에는 해당 내용증명이 반송되지 않는 한 발송일로부터 3영업일이 되는 날 수령한 것으로 본다.</w:t>
      </w:r>
    </w:p>
    <w:p w14:paraId="4A98C242" w14:textId="77777777" w:rsidR="00FB0B29" w:rsidRPr="00CB4DFE" w:rsidRDefault="00FB0B29" w:rsidP="00FB0B29">
      <w:pPr>
        <w:spacing w:after="0"/>
      </w:pPr>
    </w:p>
    <w:p w14:paraId="61612801" w14:textId="77777777"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 xml:space="preserve">5조 (회사에 의한 공고) </w:t>
      </w:r>
    </w:p>
    <w:p w14:paraId="674899E2" w14:textId="77777777" w:rsidR="00FB0B29" w:rsidRDefault="0022688D" w:rsidP="00FB0B29">
      <w:pPr>
        <w:spacing w:after="0"/>
      </w:pPr>
      <w:r w:rsidRPr="00CB4DFE">
        <w:t>계약기간의 만료 기타 여하한 이유로 인해 회사와 대리점간 위탁계약이 해지된 경우 회사는 계약해지 사실을 신문이나 서신 등을 통하여 보험계약자나 일반대중에게 공고할 수 있다.</w:t>
      </w:r>
    </w:p>
    <w:p w14:paraId="6744660A" w14:textId="77777777" w:rsidR="0071546D" w:rsidRDefault="0071546D" w:rsidP="00FB0B29">
      <w:pPr>
        <w:spacing w:after="0"/>
      </w:pPr>
    </w:p>
    <w:p w14:paraId="460B7FE6" w14:textId="77777777" w:rsidR="00B71F7D" w:rsidRPr="00CB4DFE" w:rsidRDefault="00B71F7D" w:rsidP="00FB0B29">
      <w:pPr>
        <w:spacing w:after="0"/>
      </w:pPr>
    </w:p>
    <w:p w14:paraId="42367478" w14:textId="77777777" w:rsidR="00FB0B29" w:rsidRPr="00FB0B29" w:rsidRDefault="0022688D" w:rsidP="00FB0B29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 xml:space="preserve">6조 (자료제공 요청 등) </w:t>
      </w:r>
    </w:p>
    <w:p w14:paraId="3E1EF83C" w14:textId="77777777" w:rsidR="0022688D" w:rsidRPr="00CB4DFE" w:rsidRDefault="0022688D" w:rsidP="00FB0B29">
      <w:pPr>
        <w:spacing w:after="0"/>
      </w:pPr>
      <w:r w:rsidRPr="00CB4DFE">
        <w:t>회사는 대리점의 합리적인 자료제공요청에 대해 적극 협조하여야 한다. 다만, 회사의 경영상의 비밀 유지 및 개인정보 보호 등을 위해 불가피한 경우에는 예외로 한다.</w:t>
      </w:r>
    </w:p>
    <w:p w14:paraId="4525EB11" w14:textId="77777777" w:rsidR="0022688D" w:rsidRPr="00CB4DFE" w:rsidRDefault="0022688D" w:rsidP="0022688D"/>
    <w:p w14:paraId="5AB7B9C6" w14:textId="77777777" w:rsidR="00D44C6C" w:rsidRPr="00FB0B29" w:rsidRDefault="0022688D" w:rsidP="00D44C6C">
      <w:pPr>
        <w:spacing w:after="0"/>
        <w:rPr>
          <w:b/>
        </w:rPr>
      </w:pPr>
      <w:r w:rsidRPr="00FB0B29">
        <w:rPr>
          <w:rFonts w:hint="eastAsia"/>
          <w:b/>
        </w:rPr>
        <w:t>제</w:t>
      </w:r>
      <w:r w:rsidRPr="00FB0B29">
        <w:rPr>
          <w:b/>
        </w:rPr>
        <w:t>7조 (손해보험 관련 특칙)</w:t>
      </w:r>
    </w:p>
    <w:p w14:paraId="555ECF86" w14:textId="77777777" w:rsidR="0022688D" w:rsidRPr="00CB4DFE" w:rsidRDefault="0022688D" w:rsidP="00B71F7D">
      <w:pPr>
        <w:spacing w:after="0"/>
      </w:pPr>
      <w:r w:rsidRPr="00CB4DFE">
        <w:t>손해보험회사와 위탁계약을 체결한 대리점은 「손해보험 공정경쟁 질서유지에 관한 상호협정」</w:t>
      </w:r>
      <w:r w:rsidR="005A3E57" w:rsidRPr="00CB4DFE">
        <w:rPr>
          <w:rFonts w:hint="eastAsia"/>
        </w:rPr>
        <w:t>에</w:t>
      </w:r>
      <w:r w:rsidRPr="00CB4DFE">
        <w:t xml:space="preserve"> 따른 회사의 제반 의무 위반행위가 발생하지 않도록 최대한 협조하여야 한다.</w:t>
      </w:r>
    </w:p>
    <w:p w14:paraId="314C256B" w14:textId="77777777" w:rsidR="00D44C6C" w:rsidRPr="00FB0B29" w:rsidRDefault="00D44C6C" w:rsidP="00D44C6C">
      <w:pPr>
        <w:spacing w:after="0"/>
        <w:ind w:firstLine="210"/>
      </w:pPr>
    </w:p>
    <w:p w14:paraId="51443643" w14:textId="77777777" w:rsidR="00CC590F" w:rsidRPr="00CC590F" w:rsidRDefault="0022688D" w:rsidP="005A3E57">
      <w:pPr>
        <w:spacing w:after="0"/>
        <w:rPr>
          <w:b/>
        </w:rPr>
      </w:pPr>
      <w:r w:rsidRPr="00CC590F">
        <w:rPr>
          <w:rFonts w:hint="eastAsia"/>
          <w:b/>
        </w:rPr>
        <w:t>제</w:t>
      </w:r>
      <w:r w:rsidRPr="00CC590F">
        <w:rPr>
          <w:b/>
        </w:rPr>
        <w:t xml:space="preserve">8조 (계약기간 연장) </w:t>
      </w:r>
    </w:p>
    <w:p w14:paraId="40E2919D" w14:textId="77777777" w:rsidR="0022688D" w:rsidRPr="00CB4DFE" w:rsidRDefault="0022688D" w:rsidP="005A3E57">
      <w:pPr>
        <w:spacing w:after="0"/>
      </w:pPr>
      <w:r w:rsidRPr="00CB4DFE">
        <w:t>위탁계약서 본문 제17조(계약기간)에도 불구하고 회사별 사정에 따라 대리점과의 위탁계약기간을 1년이상으로 할 수 있다.</w:t>
      </w:r>
    </w:p>
    <w:p w14:paraId="4EF915BE" w14:textId="77777777" w:rsidR="005A3E57" w:rsidRPr="00CB4DFE" w:rsidRDefault="005A3E57" w:rsidP="005A3E57">
      <w:pPr>
        <w:spacing w:after="0"/>
      </w:pPr>
    </w:p>
    <w:p w14:paraId="44C3EE78" w14:textId="77777777" w:rsidR="00CC590F" w:rsidRPr="00CC590F" w:rsidRDefault="0022688D" w:rsidP="00CC590F">
      <w:pPr>
        <w:spacing w:after="0"/>
        <w:rPr>
          <w:b/>
        </w:rPr>
      </w:pPr>
      <w:r w:rsidRPr="00CC590F">
        <w:rPr>
          <w:rFonts w:hint="eastAsia"/>
          <w:b/>
        </w:rPr>
        <w:t>제</w:t>
      </w:r>
      <w:r w:rsidRPr="00CC590F">
        <w:rPr>
          <w:b/>
        </w:rPr>
        <w:t xml:space="preserve">9조 (약정의 유효기간) </w:t>
      </w:r>
    </w:p>
    <w:p w14:paraId="2BA04045" w14:textId="77777777" w:rsidR="0022688D" w:rsidRDefault="0022688D" w:rsidP="00CC590F">
      <w:pPr>
        <w:spacing w:after="0"/>
      </w:pPr>
      <w:r w:rsidRPr="00CB4DFE">
        <w:t xml:space="preserve">본 약정서의 유효기간은 본 약정서 체결일부터 위탁계약이 해지 또는 종료되는 날까지로 한다. 단, 별도의 경과조치규정이 있는 경우 해당 규정을 우선 적용한다. </w:t>
      </w:r>
    </w:p>
    <w:p w14:paraId="3DCE6644" w14:textId="77777777" w:rsidR="00CC590F" w:rsidRPr="00CB4DFE" w:rsidRDefault="00CC590F" w:rsidP="00CC590F">
      <w:pPr>
        <w:spacing w:after="0"/>
      </w:pPr>
    </w:p>
    <w:p w14:paraId="32361852" w14:textId="77777777" w:rsidR="00D44C6C" w:rsidRPr="00CC590F" w:rsidRDefault="0022688D" w:rsidP="00D44C6C">
      <w:pPr>
        <w:spacing w:after="0"/>
        <w:rPr>
          <w:b/>
        </w:rPr>
      </w:pPr>
      <w:r w:rsidRPr="00CC590F">
        <w:rPr>
          <w:rFonts w:hint="eastAsia"/>
          <w:b/>
        </w:rPr>
        <w:t>제</w:t>
      </w:r>
      <w:r w:rsidRPr="00CC590F">
        <w:rPr>
          <w:b/>
        </w:rPr>
        <w:t xml:space="preserve">10조 (기타사항) </w:t>
      </w:r>
    </w:p>
    <w:p w14:paraId="604FBE8E" w14:textId="77777777" w:rsidR="0022688D" w:rsidRPr="00CB4DFE" w:rsidRDefault="0022688D" w:rsidP="00CC590F">
      <w:pPr>
        <w:spacing w:after="0"/>
        <w:ind w:left="284" w:hangingChars="142" w:hanging="284"/>
      </w:pPr>
      <w:r w:rsidRPr="00CB4DFE">
        <w:t>① 대리점은 회사가 개인정보보호법 등 관계 법규에 따라 위탁계약 및 본 약정서에 따른 위탁</w:t>
      </w:r>
      <w:r w:rsidR="005A3E57" w:rsidRPr="00CB4DFE">
        <w:rPr>
          <w:rFonts w:hint="eastAsia"/>
        </w:rPr>
        <w:t>업무</w:t>
      </w:r>
      <w:r w:rsidRPr="00CB4DFE">
        <w:t xml:space="preserve"> 및 대리점의 정보를 공개하는 것에 동의한다.</w:t>
      </w:r>
    </w:p>
    <w:p w14:paraId="6E4E3356" w14:textId="77777777" w:rsidR="00CC590F" w:rsidRDefault="0022688D" w:rsidP="00CC590F">
      <w:pPr>
        <w:spacing w:after="0"/>
      </w:pPr>
      <w:r w:rsidRPr="00CB4DFE">
        <w:t>② 본 약정서에 정하지 않는 사항은 관계 법규에 따른다.</w:t>
      </w:r>
    </w:p>
    <w:p w14:paraId="49145DB5" w14:textId="77777777" w:rsidR="00CC590F" w:rsidRDefault="00CC590F" w:rsidP="00CC590F">
      <w:pPr>
        <w:spacing w:after="0"/>
      </w:pPr>
    </w:p>
    <w:p w14:paraId="2D5BBF26" w14:textId="77777777" w:rsidR="0022688D" w:rsidRPr="00CB4DFE" w:rsidRDefault="0022688D" w:rsidP="00CC590F">
      <w:pPr>
        <w:spacing w:after="0"/>
      </w:pPr>
      <w:r w:rsidRPr="00CB4DFE">
        <w:rPr>
          <w:rFonts w:hint="eastAsia"/>
        </w:rPr>
        <w:t>상기</w:t>
      </w:r>
      <w:r w:rsidRPr="00CB4DFE">
        <w:t xml:space="preserve"> 약정을 체결한 증거로서 본 약정서 2매를 작성하여 각자 서명 날인한 후 각각 1매씩을</w:t>
      </w:r>
      <w:r w:rsidR="00CC590F">
        <w:rPr>
          <w:rFonts w:hint="eastAsia"/>
        </w:rPr>
        <w:t xml:space="preserve"> </w:t>
      </w:r>
      <w:r w:rsidRPr="00CB4DFE">
        <w:t>보관한다.</w:t>
      </w:r>
    </w:p>
    <w:p w14:paraId="33C0D8D7" w14:textId="77777777" w:rsidR="0022688D" w:rsidRPr="00CB4DFE" w:rsidRDefault="0022688D" w:rsidP="0022688D"/>
    <w:p w14:paraId="084B8740" w14:textId="77777777" w:rsidR="008A195F" w:rsidRPr="00DF4263" w:rsidRDefault="008A195F" w:rsidP="008A195F">
      <w:pPr>
        <w:spacing w:after="0"/>
        <w:jc w:val="center"/>
        <w:rPr>
          <w:rFonts w:eastAsiaTheme="minorHAnsi" w:cs="바탕"/>
        </w:rPr>
      </w:pPr>
      <w:r w:rsidRPr="00DF4263">
        <w:rPr>
          <w:rFonts w:eastAsiaTheme="minorHAnsi"/>
        </w:rPr>
        <w:t xml:space="preserve">20 </w:t>
      </w:r>
      <w:r w:rsidR="00EF3DD3">
        <w:rPr>
          <w:rFonts w:eastAsiaTheme="minorHAnsi"/>
        </w:rPr>
        <w:t xml:space="preserve"> </w:t>
      </w:r>
      <w:r w:rsidRPr="00DF4263">
        <w:rPr>
          <w:rFonts w:eastAsiaTheme="minorHAnsi"/>
        </w:rPr>
        <w:t xml:space="preserve">  </w:t>
      </w:r>
      <w:r w:rsidRPr="00DF4263">
        <w:rPr>
          <w:rFonts w:eastAsiaTheme="minorHAnsi" w:cs="바탕" w:hint="eastAsia"/>
        </w:rPr>
        <w:t>년</w:t>
      </w:r>
      <w:r w:rsidRPr="00DF4263">
        <w:rPr>
          <w:rFonts w:eastAsiaTheme="minorHAnsi"/>
        </w:rPr>
        <w:t xml:space="preserve"> </w:t>
      </w:r>
      <w:r w:rsidRPr="00DF4263">
        <w:rPr>
          <w:rFonts w:eastAsiaTheme="minorHAnsi" w:hint="eastAsia"/>
        </w:rPr>
        <w:t xml:space="preserve"> </w:t>
      </w:r>
      <w:r w:rsidRPr="00DF4263">
        <w:rPr>
          <w:rFonts w:eastAsiaTheme="minorHAnsi"/>
        </w:rPr>
        <w:t xml:space="preserve">  </w:t>
      </w:r>
      <w:r w:rsidRPr="00DF4263">
        <w:rPr>
          <w:rFonts w:eastAsiaTheme="minorHAnsi" w:cs="바탕" w:hint="eastAsia"/>
        </w:rPr>
        <w:t>월</w:t>
      </w:r>
      <w:r w:rsidRPr="00DF4263">
        <w:rPr>
          <w:rFonts w:eastAsiaTheme="minorHAnsi"/>
        </w:rPr>
        <w:t xml:space="preserve"> </w:t>
      </w:r>
      <w:r w:rsidR="00DF4263" w:rsidRPr="00DF4263">
        <w:rPr>
          <w:rFonts w:eastAsiaTheme="minorHAnsi"/>
        </w:rPr>
        <w:t xml:space="preserve">  </w:t>
      </w:r>
      <w:r w:rsidRPr="00DF4263">
        <w:rPr>
          <w:rFonts w:eastAsiaTheme="minorHAnsi"/>
        </w:rPr>
        <w:t xml:space="preserve">  </w:t>
      </w:r>
      <w:r w:rsidRPr="00DF4263">
        <w:rPr>
          <w:rFonts w:eastAsiaTheme="minorHAnsi" w:cs="바탕" w:hint="eastAsia"/>
        </w:rPr>
        <w:t>일</w:t>
      </w:r>
    </w:p>
    <w:p w14:paraId="54905F3E" w14:textId="77777777" w:rsidR="00E95825" w:rsidRPr="00CB4DFE" w:rsidRDefault="00E95825" w:rsidP="00493986">
      <w:pPr>
        <w:spacing w:after="0"/>
        <w:jc w:val="center"/>
        <w:rPr>
          <w:rFonts w:ascii="바탕" w:eastAsia="바탕" w:hAnsi="바탕" w:cs="바탕"/>
        </w:rPr>
      </w:pPr>
    </w:p>
    <w:p w14:paraId="41A2A1D1" w14:textId="77777777" w:rsidR="00493986" w:rsidRPr="00CB4DFE" w:rsidRDefault="00493986" w:rsidP="00493986">
      <w:pPr>
        <w:spacing w:after="0"/>
        <w:jc w:val="center"/>
        <w:rPr>
          <w:rFonts w:ascii="바탕" w:eastAsia="바탕" w:hAnsi="바탕" w:cs="바탕"/>
        </w:rPr>
      </w:pPr>
    </w:p>
    <w:p w14:paraId="1726B608" w14:textId="77777777" w:rsidR="00D44C6C" w:rsidRPr="00CB4DFE" w:rsidRDefault="00D44C6C" w:rsidP="00493986">
      <w:pPr>
        <w:spacing w:after="0"/>
        <w:jc w:val="center"/>
        <w:rPr>
          <w:rFonts w:ascii="바탕" w:eastAsia="바탕" w:hAnsi="바탕" w:cs="바탕"/>
        </w:rPr>
      </w:pPr>
    </w:p>
    <w:p w14:paraId="432201FC" w14:textId="77777777" w:rsidR="005C55EC" w:rsidRPr="00CC590F" w:rsidRDefault="005C55EC" w:rsidP="005C55EC">
      <w:pPr>
        <w:spacing w:after="0"/>
      </w:pPr>
      <w:r w:rsidRPr="00CB4DFE">
        <w:rPr>
          <w:rFonts w:hint="eastAsia"/>
        </w:rPr>
        <w:t xml:space="preserve">회사 </w:t>
      </w:r>
      <w:r w:rsidRPr="00CB4DFE">
        <w:t>[</w:t>
      </w:r>
      <w:r w:rsidRPr="00CB4DFE">
        <w:rPr>
          <w:rFonts w:hint="eastAsia"/>
        </w:rPr>
        <w:t xml:space="preserve">미래에셋생명] </w:t>
      </w:r>
      <w:r w:rsidRPr="00CB4DFE">
        <w:t>보험주식회사</w:t>
      </w:r>
      <w:r w:rsidRPr="00CB4DFE">
        <w:rPr>
          <w:rFonts w:hint="eastAsia"/>
        </w:rPr>
        <w:t xml:space="preserve">           </w:t>
      </w:r>
      <w:r>
        <w:t xml:space="preserve">        </w:t>
      </w:r>
      <w:r w:rsidRPr="00CB4DFE">
        <w:rPr>
          <w:rFonts w:hint="eastAsia"/>
        </w:rPr>
        <w:t xml:space="preserve">대리점 </w:t>
      </w:r>
      <w:r w:rsidRPr="00CB4DFE">
        <w:t>[</w:t>
      </w:r>
      <w:r w:rsidR="00350558">
        <w:rPr>
          <w:rFonts w:hint="eastAsia"/>
        </w:rPr>
        <w:t xml:space="preserve">            </w:t>
      </w:r>
      <w:r w:rsidR="00EF3DD3">
        <w:t>]</w:t>
      </w:r>
      <w:r w:rsidRPr="00CB4DFE">
        <w:t>보험대리점</w:t>
      </w:r>
    </w:p>
    <w:p w14:paraId="0AB2F96A" w14:textId="77777777" w:rsidR="005C55EC" w:rsidRPr="00B40652" w:rsidRDefault="005C55EC" w:rsidP="005C55EC">
      <w:pPr>
        <w:spacing w:after="0"/>
        <w:ind w:firstLineChars="300" w:firstLine="600"/>
      </w:pPr>
      <w:r w:rsidRPr="00CB4DFE">
        <w:t>[주소]</w:t>
      </w:r>
      <w:r w:rsidRPr="00CB4DFE">
        <w:rPr>
          <w:rFonts w:hint="eastAsia"/>
        </w:rPr>
        <w:t xml:space="preserve"> </w:t>
      </w:r>
      <w:r w:rsidRPr="0030691F">
        <w:rPr>
          <w:rFonts w:hint="eastAsia"/>
        </w:rPr>
        <w:t>서울시</w:t>
      </w:r>
      <w:r w:rsidRPr="0030691F">
        <w:t xml:space="preserve"> 영등포구 국제금융로 56</w:t>
      </w:r>
      <w:r>
        <w:t xml:space="preserve">         </w:t>
      </w:r>
      <w:r w:rsidRPr="00CB4DFE">
        <w:t>[주소]</w:t>
      </w:r>
      <w:r>
        <w:t xml:space="preserve"> </w:t>
      </w:r>
    </w:p>
    <w:p w14:paraId="0F171B52" w14:textId="77777777" w:rsidR="005C55EC" w:rsidRPr="00B40652" w:rsidRDefault="005C55EC" w:rsidP="005C55EC">
      <w:pPr>
        <w:spacing w:after="0"/>
        <w:ind w:firstLineChars="300" w:firstLine="600"/>
      </w:pPr>
      <w:r w:rsidRPr="0030691F">
        <w:t xml:space="preserve">(여의도동, </w:t>
      </w:r>
      <w:r w:rsidR="000E0A1E">
        <w:t>미래에셋</w:t>
      </w:r>
      <w:r w:rsidR="000E0A1E">
        <w:rPr>
          <w:rFonts w:hint="eastAsia"/>
        </w:rPr>
        <w:t>증권</w:t>
      </w:r>
      <w:r w:rsidRPr="0030691F">
        <w:t>빌딩)</w:t>
      </w:r>
      <w:r>
        <w:t xml:space="preserve"> </w:t>
      </w:r>
    </w:p>
    <w:p w14:paraId="047FDB08" w14:textId="77777777" w:rsidR="005C55EC" w:rsidRPr="00CB4DFE" w:rsidRDefault="005C55EC" w:rsidP="005C55EC">
      <w:pPr>
        <w:spacing w:after="0"/>
        <w:ind w:firstLineChars="300" w:firstLine="600"/>
      </w:pPr>
      <w:r w:rsidRPr="00CC590F">
        <w:t>대표이사</w:t>
      </w:r>
      <w:r w:rsidR="007176B0">
        <w:rPr>
          <w:rFonts w:hint="eastAsia"/>
        </w:rPr>
        <w:t xml:space="preserve"> </w:t>
      </w:r>
      <w:r w:rsidR="00B33028">
        <w:t xml:space="preserve"> </w:t>
      </w:r>
      <w:r w:rsidR="00B33028">
        <w:rPr>
          <w:rFonts w:hint="eastAsia"/>
        </w:rPr>
        <w:t xml:space="preserve">황 문 규 </w:t>
      </w:r>
      <w:r w:rsidR="00B33028">
        <w:t xml:space="preserve">   </w:t>
      </w:r>
      <w:r w:rsidR="00FE0080">
        <w:rPr>
          <w:rFonts w:hint="eastAsia"/>
        </w:rPr>
        <w:t xml:space="preserve"> </w:t>
      </w:r>
      <w:r w:rsidR="006460FB">
        <w:t xml:space="preserve"> </w:t>
      </w:r>
      <w:r w:rsidR="00B33028">
        <w:t xml:space="preserve">      </w:t>
      </w:r>
      <w:r w:rsidR="006460FB">
        <w:t xml:space="preserve"> </w:t>
      </w:r>
      <w:r w:rsidR="00FE0080">
        <w:t xml:space="preserve">  </w:t>
      </w:r>
      <w:r w:rsidRPr="00CC590F">
        <w:t>(인)</w:t>
      </w:r>
      <w:r w:rsidRPr="00CB4DFE">
        <w:t xml:space="preserve"> </w:t>
      </w:r>
      <w:r w:rsidR="00B33028">
        <w:t xml:space="preserve">       </w:t>
      </w:r>
      <w:r w:rsidRPr="00CB4DFE">
        <w:rPr>
          <w:rFonts w:hint="eastAsia"/>
        </w:rPr>
        <w:t>[</w:t>
      </w:r>
      <w:r>
        <w:rPr>
          <w:rFonts w:hint="eastAsia"/>
        </w:rPr>
        <w:t>대표</w:t>
      </w:r>
      <w:r w:rsidRPr="00CB4DFE">
        <w:t xml:space="preserve">]      </w:t>
      </w:r>
      <w:r w:rsidRPr="00CB4DFE">
        <w:rPr>
          <w:rFonts w:hint="eastAsia"/>
        </w:rPr>
        <w:t xml:space="preserve">          </w:t>
      </w:r>
      <w:r w:rsidRPr="005B4C24">
        <w:rPr>
          <w:color w:val="000000" w:themeColor="text1"/>
        </w:rPr>
        <w:t>(</w:t>
      </w:r>
      <w:r w:rsidRPr="005B4C24">
        <w:rPr>
          <w:rFonts w:hint="eastAsia"/>
          <w:color w:val="000000" w:themeColor="text1"/>
        </w:rPr>
        <w:t>서명</w:t>
      </w:r>
      <w:r w:rsidRPr="005B4C24">
        <w:rPr>
          <w:color w:val="000000" w:themeColor="text1"/>
        </w:rPr>
        <w:t>)</w:t>
      </w:r>
    </w:p>
    <w:p w14:paraId="380264E6" w14:textId="77777777" w:rsidR="00493986" w:rsidRPr="00B33028" w:rsidRDefault="00493986" w:rsidP="00493986">
      <w:pPr>
        <w:spacing w:after="0"/>
        <w:ind w:firstLineChars="300" w:firstLine="600"/>
      </w:pPr>
    </w:p>
    <w:p w14:paraId="4EE59EB9" w14:textId="77777777" w:rsidR="00C951E9" w:rsidRPr="00B33028" w:rsidRDefault="00C951E9" w:rsidP="00493986">
      <w:pPr>
        <w:spacing w:after="0"/>
      </w:pPr>
    </w:p>
    <w:p w14:paraId="5A0710DF" w14:textId="77777777" w:rsidR="00473A56" w:rsidRPr="00CB4DFE" w:rsidRDefault="00473A56" w:rsidP="00493986">
      <w:pPr>
        <w:spacing w:after="0"/>
      </w:pPr>
    </w:p>
    <w:p w14:paraId="5C1F29E7" w14:textId="77777777" w:rsidR="00473A56" w:rsidRPr="00CB4DFE" w:rsidRDefault="00473A56" w:rsidP="00473A56">
      <w:pPr>
        <w:jc w:val="center"/>
        <w:rPr>
          <w:rFonts w:ascii="맑은 고딕" w:eastAsia="맑은 고딕" w:hAnsi="맑은 고딕"/>
          <w:b/>
          <w:sz w:val="40"/>
          <w:szCs w:val="40"/>
        </w:rPr>
      </w:pPr>
      <w:r w:rsidRPr="00CB4DFE">
        <w:rPr>
          <w:rFonts w:ascii="맑은 고딕" w:eastAsia="맑은 고딕" w:hAnsi="맑은 고딕" w:hint="eastAsia"/>
          <w:b/>
          <w:sz w:val="40"/>
          <w:szCs w:val="40"/>
        </w:rPr>
        <w:t xml:space="preserve">        수 령 확 인        </w:t>
      </w:r>
      <w:r w:rsidRPr="00CB4DFE">
        <w:rPr>
          <w:rFonts w:ascii="맑은 고딕" w:eastAsia="맑은 고딕" w:hAnsi="맑은 고딕" w:hint="eastAsia"/>
          <w:b/>
          <w:noProof/>
          <w:sz w:val="40"/>
          <w:szCs w:val="40"/>
        </w:rPr>
        <w:drawing>
          <wp:inline distT="0" distB="0" distL="0" distR="0" wp14:anchorId="54634B52" wp14:editId="004D5DB0">
            <wp:extent cx="390525" cy="390525"/>
            <wp:effectExtent l="0" t="0" r="9525" b="9525"/>
            <wp:docPr id="6" name="그림 5" descr="GA계약서(3-3) - BM1200006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계약서(3-3) - BM12000064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DFE">
        <w:rPr>
          <w:rFonts w:ascii="맑은 고딕" w:eastAsia="맑은 고딕" w:hAnsi="맑은 고딕" w:hint="eastAsia"/>
          <w:b/>
          <w:sz w:val="40"/>
          <w:szCs w:val="40"/>
        </w:rPr>
        <w:t xml:space="preserve"> 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240"/>
        <w:gridCol w:w="1560"/>
        <w:gridCol w:w="3480"/>
      </w:tblGrid>
      <w:tr w:rsidR="00B17699" w:rsidRPr="00CB4DFE" w14:paraId="7184FCD5" w14:textId="77777777" w:rsidTr="00473A56">
        <w:trPr>
          <w:trHeight w:val="587"/>
        </w:trPr>
        <w:tc>
          <w:tcPr>
            <w:tcW w:w="4788" w:type="dxa"/>
            <w:gridSpan w:val="2"/>
            <w:vAlign w:val="center"/>
          </w:tcPr>
          <w:p w14:paraId="32977C87" w14:textId="77777777" w:rsidR="00473A56" w:rsidRPr="00CB4DFE" w:rsidRDefault="00473A56" w:rsidP="00473A56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전  달</w:t>
            </w:r>
          </w:p>
        </w:tc>
        <w:tc>
          <w:tcPr>
            <w:tcW w:w="5040" w:type="dxa"/>
            <w:gridSpan w:val="2"/>
            <w:vAlign w:val="center"/>
          </w:tcPr>
          <w:p w14:paraId="78911950" w14:textId="77777777" w:rsidR="00473A56" w:rsidRPr="00CB4DFE" w:rsidRDefault="00473A56" w:rsidP="00473A56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수  령</w:t>
            </w:r>
          </w:p>
        </w:tc>
      </w:tr>
      <w:tr w:rsidR="00B17699" w:rsidRPr="00CB4DFE" w14:paraId="2A2EB830" w14:textId="77777777" w:rsidTr="00473A56">
        <w:trPr>
          <w:trHeight w:val="1275"/>
        </w:trPr>
        <w:tc>
          <w:tcPr>
            <w:tcW w:w="1548" w:type="dxa"/>
            <w:vAlign w:val="center"/>
          </w:tcPr>
          <w:p w14:paraId="15E47171" w14:textId="77777777"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bCs/>
                <w:szCs w:val="20"/>
              </w:rPr>
              <w:t>전달자</w:t>
            </w:r>
          </w:p>
        </w:tc>
        <w:tc>
          <w:tcPr>
            <w:tcW w:w="3240" w:type="dxa"/>
            <w:vAlign w:val="center"/>
          </w:tcPr>
          <w:p w14:paraId="77E0AB7A" w14:textId="77777777"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소속:         </w:t>
            </w:r>
          </w:p>
          <w:p w14:paraId="011F66B4" w14:textId="77777777" w:rsidR="00473A56" w:rsidRPr="00CB4DFE" w:rsidRDefault="00473A56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성명:            (서명)</w:t>
            </w:r>
          </w:p>
        </w:tc>
        <w:tc>
          <w:tcPr>
            <w:tcW w:w="1560" w:type="dxa"/>
            <w:vAlign w:val="center"/>
          </w:tcPr>
          <w:p w14:paraId="2CB3B2C7" w14:textId="77777777" w:rsidR="00473A56" w:rsidRPr="00CB4DFE" w:rsidRDefault="00473A56" w:rsidP="00D17EA0"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bCs/>
                <w:szCs w:val="20"/>
              </w:rPr>
              <w:t>수령자</w:t>
            </w:r>
          </w:p>
        </w:tc>
        <w:tc>
          <w:tcPr>
            <w:tcW w:w="3480" w:type="dxa"/>
            <w:vAlign w:val="center"/>
          </w:tcPr>
          <w:p w14:paraId="04DE364B" w14:textId="77777777" w:rsidR="00473A56" w:rsidRPr="00B71F7D" w:rsidRDefault="003F3D17" w:rsidP="00D17EA0">
            <w:pPr>
              <w:spacing w:after="0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성명</w:t>
            </w:r>
            <w:r w:rsidR="00473A56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:</w:t>
            </w:r>
            <w:r w:rsidRPr="00B71F7D"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  <w:t xml:space="preserve">            </w:t>
            </w: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(서명)</w:t>
            </w:r>
          </w:p>
          <w:p w14:paraId="5BD58A7D" w14:textId="77777777" w:rsidR="00473A56" w:rsidRPr="00CB4DFE" w:rsidRDefault="003F3D17" w:rsidP="00D17EA0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생년월일:                </w:t>
            </w:r>
          </w:p>
        </w:tc>
      </w:tr>
      <w:tr w:rsidR="00F533E3" w:rsidRPr="00CB4DFE" w14:paraId="470B871E" w14:textId="77777777" w:rsidTr="00653945">
        <w:trPr>
          <w:trHeight w:val="1980"/>
        </w:trPr>
        <w:tc>
          <w:tcPr>
            <w:tcW w:w="1548" w:type="dxa"/>
            <w:vAlign w:val="center"/>
          </w:tcPr>
          <w:p w14:paraId="5D5CD244" w14:textId="46D93096" w:rsidR="00F533E3" w:rsidRDefault="00CE5B42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ins w:id="7" w:author="법무팀" w:date="2025-09-10T14:07:00Z">
              <w:r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t>GA에이전트</w:t>
              </w:r>
            </w:ins>
            <w:del w:id="8" w:author="법무팀" w:date="2025-09-10T14:07:00Z">
              <w:r w:rsidR="00F533E3" w:rsidDel="00CE5B42"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delText>교육매니저</w:delText>
              </w:r>
            </w:del>
          </w:p>
          <w:p w14:paraId="4CFB69D2" w14:textId="77777777" w:rsidR="00F533E3" w:rsidRPr="00B71F7D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운영</w:t>
            </w:r>
            <w:r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제도</w:t>
            </w:r>
          </w:p>
        </w:tc>
        <w:tc>
          <w:tcPr>
            <w:tcW w:w="3240" w:type="dxa"/>
            <w:vAlign w:val="center"/>
          </w:tcPr>
          <w:p w14:paraId="64178570" w14:textId="441606B1" w:rsidR="00F533E3" w:rsidRPr="00B71F7D" w:rsidRDefault="00CE5B42" w:rsidP="00F533E3">
            <w:pPr>
              <w:spacing w:after="0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ins w:id="9" w:author="법무팀" w:date="2025-09-10T14:07:00Z">
              <w:r>
                <w:rPr>
                  <w:rFonts w:ascii="맑은 고딕" w:eastAsia="맑은 고딕" w:hAnsi="맑은 고딕"/>
                  <w:b/>
                  <w:color w:val="000000" w:themeColor="text1"/>
                  <w:szCs w:val="20"/>
                </w:rPr>
                <w:t>GA</w:t>
              </w:r>
              <w:r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t>에이전트</w:t>
              </w:r>
            </w:ins>
            <w:del w:id="10" w:author="법무팀" w:date="2025-09-10T14:07:00Z">
              <w:r w:rsidR="00F533E3" w:rsidDel="00CE5B42"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delText>교육매니저</w:delText>
              </w:r>
            </w:del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운영</w:t>
            </w:r>
            <w:r w:rsidR="00F533E3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제도</w:t>
            </w:r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에</w:t>
            </w:r>
            <w:r w:rsidR="00F533E3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</w:t>
            </w:r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대해 충분히 설명하고 </w:t>
            </w:r>
            <w:r w:rsidR="00F533E3" w:rsidRPr="00B71F7D"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  <w:t xml:space="preserve">[   </w:t>
            </w:r>
            <w:r w:rsidR="00F533E3"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  <w:t xml:space="preserve"> </w:t>
            </w:r>
            <w:r w:rsidR="00F533E3" w:rsidRPr="00B71F7D"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  <w:t xml:space="preserve"> ]</w:t>
            </w:r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에</w:t>
            </w:r>
            <w:r w:rsidR="00F533E3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</w:t>
            </w:r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전달하였음.</w:t>
            </w:r>
          </w:p>
        </w:tc>
        <w:tc>
          <w:tcPr>
            <w:tcW w:w="1560" w:type="dxa"/>
            <w:vAlign w:val="center"/>
          </w:tcPr>
          <w:p w14:paraId="756705F5" w14:textId="789816E4" w:rsidR="00F533E3" w:rsidRDefault="00CE5B42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ins w:id="11" w:author="법무팀" w:date="2025-09-10T14:07:00Z">
              <w:r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t>GA에이전트</w:t>
              </w:r>
            </w:ins>
            <w:del w:id="12" w:author="법무팀" w:date="2025-09-10T14:07:00Z">
              <w:r w:rsidR="00F533E3" w:rsidDel="00CE5B42"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delText>교육매니저</w:delText>
              </w:r>
            </w:del>
          </w:p>
          <w:p w14:paraId="0C5C73E7" w14:textId="77777777" w:rsidR="00F533E3" w:rsidRPr="00B71F7D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r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운영</w:t>
            </w:r>
            <w:r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제도</w:t>
            </w:r>
          </w:p>
        </w:tc>
        <w:tc>
          <w:tcPr>
            <w:tcW w:w="3480" w:type="dxa"/>
            <w:vAlign w:val="center"/>
          </w:tcPr>
          <w:p w14:paraId="51D72DF9" w14:textId="04A9042B" w:rsidR="00F533E3" w:rsidRPr="00B71F7D" w:rsidRDefault="00CE5B42" w:rsidP="00F533E3">
            <w:pPr>
              <w:spacing w:after="0"/>
              <w:rPr>
                <w:rFonts w:ascii="맑은 고딕" w:eastAsia="맑은 고딕" w:hAnsi="맑은 고딕"/>
                <w:b/>
                <w:color w:val="000000" w:themeColor="text1"/>
                <w:szCs w:val="20"/>
              </w:rPr>
            </w:pPr>
            <w:ins w:id="13" w:author="법무팀" w:date="2025-09-10T14:07:00Z">
              <w:r>
                <w:rPr>
                  <w:rFonts w:ascii="맑은 고딕" w:eastAsia="맑은 고딕" w:hAnsi="맑은 고딕"/>
                  <w:b/>
                  <w:color w:val="000000" w:themeColor="text1"/>
                  <w:szCs w:val="20"/>
                </w:rPr>
                <w:t>GA</w:t>
              </w:r>
              <w:r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t>에이전트</w:t>
              </w:r>
            </w:ins>
            <w:del w:id="14" w:author="법무팀" w:date="2025-09-10T14:07:00Z">
              <w:r w:rsidR="00F533E3" w:rsidDel="00CE5B42">
                <w:rPr>
                  <w:rFonts w:ascii="맑은 고딕" w:eastAsia="맑은 고딕" w:hAnsi="맑은 고딕" w:hint="eastAsia"/>
                  <w:b/>
                  <w:color w:val="000000" w:themeColor="text1"/>
                  <w:szCs w:val="20"/>
                </w:rPr>
                <w:delText>교육매니저</w:delText>
              </w:r>
            </w:del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운영</w:t>
            </w:r>
            <w:r w:rsidR="00F533E3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제도</w:t>
            </w:r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에</w:t>
            </w:r>
            <w:r w:rsidR="00F533E3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 xml:space="preserve"> </w:t>
            </w:r>
            <w:r w:rsidR="00F533E3" w:rsidRPr="00B71F7D">
              <w:rPr>
                <w:rFonts w:ascii="맑은 고딕" w:eastAsia="맑은 고딕" w:hAnsi="맑은 고딕" w:hint="eastAsia"/>
                <w:b/>
                <w:color w:val="000000" w:themeColor="text1"/>
                <w:szCs w:val="20"/>
              </w:rPr>
              <w:t>대해 충분히 설명 듣고 수령하였음을 확인함.</w:t>
            </w:r>
          </w:p>
        </w:tc>
      </w:tr>
      <w:tr w:rsidR="00F533E3" w:rsidRPr="00CB4DFE" w14:paraId="2925166A" w14:textId="77777777" w:rsidTr="00653945">
        <w:trPr>
          <w:trHeight w:val="3051"/>
        </w:trPr>
        <w:tc>
          <w:tcPr>
            <w:tcW w:w="1548" w:type="dxa"/>
            <w:vAlign w:val="center"/>
          </w:tcPr>
          <w:p w14:paraId="204B65B0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</w:t>
            </w:r>
          </w:p>
          <w:p w14:paraId="0788D7F9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행위에 대한</w:t>
            </w:r>
          </w:p>
          <w:p w14:paraId="27D2266D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양정기준</w:t>
            </w:r>
          </w:p>
        </w:tc>
        <w:tc>
          <w:tcPr>
            <w:tcW w:w="3240" w:type="dxa"/>
            <w:vAlign w:val="center"/>
          </w:tcPr>
          <w:p w14:paraId="4418FB90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제</w:t>
            </w:r>
            <w:r>
              <w:rPr>
                <w:rFonts w:ascii="맑은 고딕" w:eastAsia="맑은 고딕" w:hAnsi="맑은 고딕"/>
                <w:b/>
                <w:szCs w:val="20"/>
              </w:rPr>
              <w:t>30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조 &lt;부실모집 행위에 대한</w:t>
            </w:r>
          </w:p>
          <w:p w14:paraId="0D77A699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양정기준&gt; 에 의거,</w:t>
            </w:r>
          </w:p>
          <w:p w14:paraId="423EE28C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부실모집행위양정기준을</w:t>
            </w:r>
          </w:p>
          <w:p w14:paraId="0185D9B9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전달하고 숙지하도록 충분히</w:t>
            </w:r>
          </w:p>
          <w:p w14:paraId="06FE3EEA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설명 하였음.</w:t>
            </w:r>
          </w:p>
        </w:tc>
        <w:tc>
          <w:tcPr>
            <w:tcW w:w="1560" w:type="dxa"/>
            <w:vAlign w:val="center"/>
          </w:tcPr>
          <w:p w14:paraId="62C04D08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</w:t>
            </w:r>
          </w:p>
          <w:p w14:paraId="06580FD4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 w:cs="한컴돋움"/>
                <w:b/>
                <w:kern w:val="0"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행위에 대한</w:t>
            </w:r>
          </w:p>
          <w:p w14:paraId="7B63E0A0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양정기준</w:t>
            </w:r>
          </w:p>
        </w:tc>
        <w:tc>
          <w:tcPr>
            <w:tcW w:w="3480" w:type="dxa"/>
            <w:vAlign w:val="center"/>
          </w:tcPr>
          <w:p w14:paraId="41AD4533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제</w:t>
            </w:r>
            <w:r>
              <w:rPr>
                <w:rFonts w:ascii="맑은 고딕" w:eastAsia="맑은 고딕" w:hAnsi="맑은 고딕"/>
                <w:b/>
                <w:szCs w:val="20"/>
              </w:rPr>
              <w:t>30</w:t>
            </w: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조 &lt;부실모집 행위에 대한</w:t>
            </w:r>
          </w:p>
          <w:p w14:paraId="2F447EBC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양정기준&gt; 에 의거,</w:t>
            </w:r>
          </w:p>
          <w:p w14:paraId="71BEB787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cs="한컴돋움" w:hint="eastAsia"/>
                <w:b/>
                <w:kern w:val="0"/>
                <w:szCs w:val="20"/>
              </w:rPr>
              <w:t>부실모집행위양정기준을</w:t>
            </w:r>
          </w:p>
          <w:p w14:paraId="3C93AFF4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수령하고, 설명 받았으며 GA는</w:t>
            </w:r>
          </w:p>
          <w:p w14:paraId="08D1EB80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자체 양정기준에 따라 조치하고</w:t>
            </w:r>
          </w:p>
          <w:p w14:paraId="78444864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그 결과를 회사에 통보해야함을</w:t>
            </w:r>
          </w:p>
          <w:p w14:paraId="6E9A1BB0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동의함.</w:t>
            </w:r>
          </w:p>
        </w:tc>
      </w:tr>
      <w:tr w:rsidR="00F533E3" w:rsidRPr="00B17699" w14:paraId="45201F6C" w14:textId="77777777" w:rsidTr="00653945">
        <w:trPr>
          <w:trHeight w:val="1433"/>
        </w:trPr>
        <w:tc>
          <w:tcPr>
            <w:tcW w:w="1548" w:type="dxa"/>
            <w:vAlign w:val="center"/>
          </w:tcPr>
          <w:p w14:paraId="0ED9B481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전달 일시</w:t>
            </w:r>
          </w:p>
          <w:p w14:paraId="50EE8417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및</w:t>
            </w:r>
          </w:p>
          <w:p w14:paraId="694E4E47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</w:t>
            </w:r>
          </w:p>
        </w:tc>
        <w:tc>
          <w:tcPr>
            <w:tcW w:w="3240" w:type="dxa"/>
            <w:vAlign w:val="center"/>
          </w:tcPr>
          <w:p w14:paraId="7C1DF785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년   월   일</w:t>
            </w:r>
          </w:p>
          <w:p w14:paraId="24ADA194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시간:</w:t>
            </w:r>
          </w:p>
          <w:p w14:paraId="341C72C6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장소:</w:t>
            </w:r>
          </w:p>
        </w:tc>
        <w:tc>
          <w:tcPr>
            <w:tcW w:w="1560" w:type="dxa"/>
            <w:vAlign w:val="center"/>
          </w:tcPr>
          <w:p w14:paraId="426BDEC3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수령 일시</w:t>
            </w:r>
          </w:p>
          <w:p w14:paraId="3F4DA798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및</w:t>
            </w:r>
          </w:p>
          <w:p w14:paraId="21235A5F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</w:t>
            </w:r>
          </w:p>
        </w:tc>
        <w:tc>
          <w:tcPr>
            <w:tcW w:w="3480" w:type="dxa"/>
            <w:vAlign w:val="center"/>
          </w:tcPr>
          <w:p w14:paraId="644EB46B" w14:textId="77777777" w:rsidR="00F533E3" w:rsidRPr="00CB4DFE" w:rsidRDefault="00F533E3" w:rsidP="00F533E3">
            <w:pPr>
              <w:spacing w:after="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 xml:space="preserve"> 년   월    일</w:t>
            </w:r>
          </w:p>
          <w:p w14:paraId="3A6C58C5" w14:textId="77777777" w:rsidR="00F533E3" w:rsidRPr="00CB4DFE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시간:</w:t>
            </w:r>
          </w:p>
          <w:p w14:paraId="6996469F" w14:textId="77777777" w:rsidR="00F533E3" w:rsidRPr="00B17699" w:rsidRDefault="00F533E3" w:rsidP="00F533E3">
            <w:pPr>
              <w:spacing w:after="0"/>
              <w:rPr>
                <w:rFonts w:ascii="맑은 고딕" w:eastAsia="맑은 고딕" w:hAnsi="맑은 고딕"/>
                <w:b/>
                <w:szCs w:val="20"/>
              </w:rPr>
            </w:pPr>
            <w:r w:rsidRPr="00CB4DFE">
              <w:rPr>
                <w:rFonts w:ascii="맑은 고딕" w:eastAsia="맑은 고딕" w:hAnsi="맑은 고딕" w:hint="eastAsia"/>
                <w:b/>
                <w:szCs w:val="20"/>
              </w:rPr>
              <w:t>장소:</w:t>
            </w:r>
          </w:p>
        </w:tc>
      </w:tr>
    </w:tbl>
    <w:p w14:paraId="7C624E05" w14:textId="77777777" w:rsidR="00364FE3" w:rsidRDefault="00364FE3" w:rsidP="00493986"/>
    <w:p w14:paraId="62580336" w14:textId="77777777" w:rsidR="00D92D23" w:rsidRDefault="00D92D23" w:rsidP="00493986"/>
    <w:p w14:paraId="65800FF2" w14:textId="77777777" w:rsidR="00D92D23" w:rsidRDefault="00D92D23" w:rsidP="00493986"/>
    <w:p w14:paraId="7CF0B53D" w14:textId="77777777" w:rsidR="00D92D23" w:rsidRDefault="00D92D23" w:rsidP="00493986"/>
    <w:sectPr w:rsidR="00D92D23" w:rsidSect="002F5FDD">
      <w:pgSz w:w="11906" w:h="16838"/>
      <w:pgMar w:top="1701" w:right="991" w:bottom="1440" w:left="99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6964CB" w14:textId="77777777" w:rsidR="00653945" w:rsidRDefault="00653945" w:rsidP="00C62B38">
      <w:pPr>
        <w:spacing w:after="0" w:line="240" w:lineRule="auto"/>
      </w:pPr>
      <w:r>
        <w:separator/>
      </w:r>
    </w:p>
  </w:endnote>
  <w:endnote w:type="continuationSeparator" w:id="0">
    <w:p w14:paraId="18A74CEF" w14:textId="77777777" w:rsidR="00653945" w:rsidRDefault="00653945" w:rsidP="00C62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컴돋움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02CF38" w14:textId="77777777" w:rsidR="00653945" w:rsidRDefault="00653945" w:rsidP="00C62B38">
      <w:pPr>
        <w:spacing w:after="0" w:line="240" w:lineRule="auto"/>
      </w:pPr>
      <w:r>
        <w:separator/>
      </w:r>
    </w:p>
  </w:footnote>
  <w:footnote w:type="continuationSeparator" w:id="0">
    <w:p w14:paraId="7DFE1EB2" w14:textId="77777777" w:rsidR="00653945" w:rsidRDefault="00653945" w:rsidP="00C62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30019"/>
    <w:multiLevelType w:val="hybridMultilevel"/>
    <w:tmpl w:val="FA9E2A8A"/>
    <w:lvl w:ilvl="0" w:tplc="04FA641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0E22CB5"/>
    <w:multiLevelType w:val="hybridMultilevel"/>
    <w:tmpl w:val="AB264C40"/>
    <w:lvl w:ilvl="0" w:tplc="90FA693E">
      <w:start w:val="1"/>
      <w:numFmt w:val="decimalEnclosedCircle"/>
      <w:lvlText w:val="%1"/>
      <w:lvlJc w:val="left"/>
      <w:pPr>
        <w:ind w:left="684" w:hanging="400"/>
      </w:pPr>
      <w:rPr>
        <w:rFonts w:hint="eastAsia"/>
        <w:color w:val="auto"/>
        <w:u w:val="none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법무팀">
    <w15:presenceInfo w15:providerId="None" w15:userId="법무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88D"/>
    <w:rsid w:val="00003BB2"/>
    <w:rsid w:val="0006053F"/>
    <w:rsid w:val="000A2C4B"/>
    <w:rsid w:val="000A35B4"/>
    <w:rsid w:val="000D675E"/>
    <w:rsid w:val="000E0A1E"/>
    <w:rsid w:val="00112510"/>
    <w:rsid w:val="00115A3D"/>
    <w:rsid w:val="00174B60"/>
    <w:rsid w:val="00174E08"/>
    <w:rsid w:val="001C5AAE"/>
    <w:rsid w:val="001D5B47"/>
    <w:rsid w:val="001E25A6"/>
    <w:rsid w:val="001E3D99"/>
    <w:rsid w:val="001F3794"/>
    <w:rsid w:val="00224A9D"/>
    <w:rsid w:val="0022688D"/>
    <w:rsid w:val="00234A45"/>
    <w:rsid w:val="002369B1"/>
    <w:rsid w:val="00246D36"/>
    <w:rsid w:val="002A0070"/>
    <w:rsid w:val="002B63D3"/>
    <w:rsid w:val="002F5FDD"/>
    <w:rsid w:val="00303CF5"/>
    <w:rsid w:val="0030691F"/>
    <w:rsid w:val="003219A8"/>
    <w:rsid w:val="00324625"/>
    <w:rsid w:val="00350558"/>
    <w:rsid w:val="00364FE3"/>
    <w:rsid w:val="0039215A"/>
    <w:rsid w:val="003B5FA9"/>
    <w:rsid w:val="003E6175"/>
    <w:rsid w:val="003F3D17"/>
    <w:rsid w:val="00402294"/>
    <w:rsid w:val="004032AA"/>
    <w:rsid w:val="00441670"/>
    <w:rsid w:val="00442E20"/>
    <w:rsid w:val="004709A1"/>
    <w:rsid w:val="00473A56"/>
    <w:rsid w:val="00493986"/>
    <w:rsid w:val="004C43C7"/>
    <w:rsid w:val="00502B07"/>
    <w:rsid w:val="0050402D"/>
    <w:rsid w:val="005216CF"/>
    <w:rsid w:val="005245C0"/>
    <w:rsid w:val="00534330"/>
    <w:rsid w:val="00582E9E"/>
    <w:rsid w:val="005963F2"/>
    <w:rsid w:val="005A3E57"/>
    <w:rsid w:val="005A61BA"/>
    <w:rsid w:val="005A65C2"/>
    <w:rsid w:val="005C55EC"/>
    <w:rsid w:val="00635AC0"/>
    <w:rsid w:val="006460FB"/>
    <w:rsid w:val="00653945"/>
    <w:rsid w:val="006A4B86"/>
    <w:rsid w:val="006B46CA"/>
    <w:rsid w:val="006B5445"/>
    <w:rsid w:val="006C253B"/>
    <w:rsid w:val="0071546D"/>
    <w:rsid w:val="007176B0"/>
    <w:rsid w:val="00741048"/>
    <w:rsid w:val="007731F1"/>
    <w:rsid w:val="007B1472"/>
    <w:rsid w:val="007E05A9"/>
    <w:rsid w:val="00823DD7"/>
    <w:rsid w:val="00853BA7"/>
    <w:rsid w:val="00875341"/>
    <w:rsid w:val="008776B2"/>
    <w:rsid w:val="008A195F"/>
    <w:rsid w:val="008B3E04"/>
    <w:rsid w:val="008E08A0"/>
    <w:rsid w:val="008E6652"/>
    <w:rsid w:val="00944799"/>
    <w:rsid w:val="00960E4F"/>
    <w:rsid w:val="0096410F"/>
    <w:rsid w:val="009659FF"/>
    <w:rsid w:val="00971789"/>
    <w:rsid w:val="009A1FB5"/>
    <w:rsid w:val="009C2726"/>
    <w:rsid w:val="00A556B2"/>
    <w:rsid w:val="00AA57F3"/>
    <w:rsid w:val="00AA6C54"/>
    <w:rsid w:val="00AB5FE6"/>
    <w:rsid w:val="00B104D2"/>
    <w:rsid w:val="00B15180"/>
    <w:rsid w:val="00B17699"/>
    <w:rsid w:val="00B230C7"/>
    <w:rsid w:val="00B33028"/>
    <w:rsid w:val="00B71F7D"/>
    <w:rsid w:val="00B75258"/>
    <w:rsid w:val="00C100A9"/>
    <w:rsid w:val="00C34BE0"/>
    <w:rsid w:val="00C62B38"/>
    <w:rsid w:val="00C63955"/>
    <w:rsid w:val="00C72E31"/>
    <w:rsid w:val="00C951E9"/>
    <w:rsid w:val="00C96543"/>
    <w:rsid w:val="00CA5F8E"/>
    <w:rsid w:val="00CB4DFE"/>
    <w:rsid w:val="00CB74BA"/>
    <w:rsid w:val="00CC590F"/>
    <w:rsid w:val="00CE5B42"/>
    <w:rsid w:val="00CE6D16"/>
    <w:rsid w:val="00D1127C"/>
    <w:rsid w:val="00D13384"/>
    <w:rsid w:val="00D17EA0"/>
    <w:rsid w:val="00D41C2A"/>
    <w:rsid w:val="00D44C6C"/>
    <w:rsid w:val="00D92D23"/>
    <w:rsid w:val="00DC67AE"/>
    <w:rsid w:val="00DD4EB3"/>
    <w:rsid w:val="00DE6901"/>
    <w:rsid w:val="00DF4263"/>
    <w:rsid w:val="00E27EAB"/>
    <w:rsid w:val="00E753F8"/>
    <w:rsid w:val="00E95825"/>
    <w:rsid w:val="00EB3E38"/>
    <w:rsid w:val="00EC1361"/>
    <w:rsid w:val="00EE63FA"/>
    <w:rsid w:val="00EF3DD3"/>
    <w:rsid w:val="00F0085B"/>
    <w:rsid w:val="00F533E3"/>
    <w:rsid w:val="00F93B80"/>
    <w:rsid w:val="00FB0B29"/>
    <w:rsid w:val="00FE0080"/>
    <w:rsid w:val="00FE009C"/>
    <w:rsid w:val="00FE3B9A"/>
    <w:rsid w:val="00FF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68496310"/>
  <w15:docId w15:val="{C9BFDCA7-A6DA-4497-A21B-78ADA254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35AC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35AC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62B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62B38"/>
  </w:style>
  <w:style w:type="paragraph" w:styleId="a5">
    <w:name w:val="footer"/>
    <w:basedOn w:val="a"/>
    <w:link w:val="Char1"/>
    <w:uiPriority w:val="99"/>
    <w:unhideWhenUsed/>
    <w:rsid w:val="00C62B3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62B38"/>
  </w:style>
  <w:style w:type="paragraph" w:styleId="a6">
    <w:name w:val="List Paragraph"/>
    <w:basedOn w:val="a"/>
    <w:uiPriority w:val="34"/>
    <w:qFormat/>
    <w:rsid w:val="00534330"/>
    <w:pPr>
      <w:autoSpaceDE/>
      <w:autoSpaceDN/>
      <w:spacing w:after="0" w:line="240" w:lineRule="auto"/>
      <w:ind w:leftChars="400" w:left="800"/>
    </w:pPr>
    <w:rPr>
      <w:rFonts w:ascii="Times New Roman" w:eastAsia="바탕체" w:hAnsi="Times New Roman" w:cs="Times New Roman"/>
      <w:szCs w:val="20"/>
    </w:rPr>
  </w:style>
  <w:style w:type="character" w:styleId="a7">
    <w:name w:val="annotation reference"/>
    <w:basedOn w:val="a0"/>
    <w:uiPriority w:val="99"/>
    <w:semiHidden/>
    <w:unhideWhenUsed/>
    <w:rsid w:val="007731F1"/>
    <w:rPr>
      <w:sz w:val="18"/>
      <w:szCs w:val="18"/>
    </w:rPr>
  </w:style>
  <w:style w:type="paragraph" w:styleId="a8">
    <w:name w:val="annotation text"/>
    <w:basedOn w:val="a"/>
    <w:link w:val="Char2"/>
    <w:uiPriority w:val="99"/>
    <w:semiHidden/>
    <w:unhideWhenUsed/>
    <w:rsid w:val="007731F1"/>
    <w:pPr>
      <w:jc w:val="left"/>
    </w:pPr>
  </w:style>
  <w:style w:type="character" w:customStyle="1" w:styleId="Char2">
    <w:name w:val="메모 텍스트 Char"/>
    <w:basedOn w:val="a0"/>
    <w:link w:val="a8"/>
    <w:uiPriority w:val="99"/>
    <w:semiHidden/>
    <w:rsid w:val="007731F1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7731F1"/>
    <w:rPr>
      <w:b/>
      <w:bCs/>
    </w:rPr>
  </w:style>
  <w:style w:type="character" w:customStyle="1" w:styleId="Char3">
    <w:name w:val="메모 주제 Char"/>
    <w:basedOn w:val="Char2"/>
    <w:link w:val="a9"/>
    <w:uiPriority w:val="99"/>
    <w:semiHidden/>
    <w:rsid w:val="007731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8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6114E-122A-4939-82DE-FAD788D9D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ins/administrator</dc:creator>
  <cp:lastModifiedBy>master</cp:lastModifiedBy>
  <cp:revision>2</cp:revision>
  <cp:lastPrinted>2024-07-22T04:36:00Z</cp:lastPrinted>
  <dcterms:created xsi:type="dcterms:W3CDTF">2025-09-15T01:01:00Z</dcterms:created>
  <dcterms:modified xsi:type="dcterms:W3CDTF">2025-09-15T01:01:00Z</dcterms:modified>
</cp:coreProperties>
</file>