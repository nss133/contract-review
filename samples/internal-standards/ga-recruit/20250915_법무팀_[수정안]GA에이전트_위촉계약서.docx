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C45DCF" w14:textId="2923C20D" w:rsidR="00871AB4" w:rsidRPr="00481062" w:rsidRDefault="00253EFB" w:rsidP="00707DB1">
      <w:pPr>
        <w:pStyle w:val="a8"/>
        <w:jc w:val="center"/>
        <w:rPr>
          <w:color w:val="000000" w:themeColor="text1"/>
          <w:sz w:val="36"/>
        </w:rPr>
      </w:pPr>
      <w:ins w:id="0" w:author="법무팀" w:date="2025-09-10T09:45:00Z">
        <w:r w:rsidRPr="00481062">
          <w:rPr>
            <w:rFonts w:hint="eastAsia"/>
            <w:color w:val="000000" w:themeColor="text1"/>
            <w:sz w:val="36"/>
          </w:rPr>
          <w:t>GA에이전트</w:t>
        </w:r>
      </w:ins>
      <w:del w:id="1" w:author="법무팀" w:date="2025-09-10T09:45:00Z">
        <w:r w:rsidR="00AB4905" w:rsidRPr="00481062" w:rsidDel="00253EFB">
          <w:rPr>
            <w:rFonts w:hint="eastAsia"/>
            <w:color w:val="000000" w:themeColor="text1"/>
            <w:sz w:val="36"/>
          </w:rPr>
          <w:delText>교육매니저</w:delText>
        </w:r>
      </w:del>
      <w:r w:rsidR="00056D34" w:rsidRPr="00481062">
        <w:rPr>
          <w:color w:val="000000" w:themeColor="text1"/>
          <w:sz w:val="36"/>
        </w:rPr>
        <w:t xml:space="preserve"> </w:t>
      </w:r>
      <w:ins w:id="2" w:author="master" w:date="2025-09-09T14:24:00Z">
        <w:r w:rsidR="00DB3D10" w:rsidRPr="00481062">
          <w:rPr>
            <w:rFonts w:hint="eastAsia"/>
            <w:color w:val="000000" w:themeColor="text1"/>
            <w:sz w:val="36"/>
          </w:rPr>
          <w:t>신분</w:t>
        </w:r>
      </w:ins>
      <w:del w:id="3" w:author="master" w:date="2025-09-09T14:24:00Z">
        <w:r w:rsidR="00056D34" w:rsidRPr="00481062" w:rsidDel="00DB3D10">
          <w:rPr>
            <w:color w:val="000000" w:themeColor="text1"/>
            <w:sz w:val="36"/>
          </w:rPr>
          <w:delText>직책</w:delText>
        </w:r>
      </w:del>
      <w:r w:rsidR="00056D34" w:rsidRPr="00481062">
        <w:rPr>
          <w:color w:val="000000" w:themeColor="text1"/>
          <w:sz w:val="36"/>
        </w:rPr>
        <w:t xml:space="preserve"> 위촉 계약서</w:t>
      </w:r>
    </w:p>
    <w:p w14:paraId="2A4F96F5" w14:textId="77777777" w:rsidR="00CB0960" w:rsidRPr="00481062" w:rsidRDefault="00CB0960" w:rsidP="00CB0960">
      <w:pPr>
        <w:jc w:val="center"/>
        <w:rPr>
          <w:rFonts w:asciiTheme="minorEastAsia" w:hAnsiTheme="minorEastAsia"/>
          <w:color w:val="000000" w:themeColor="text1"/>
          <w:sz w:val="36"/>
          <w:szCs w:val="36"/>
        </w:rPr>
      </w:pPr>
    </w:p>
    <w:p w14:paraId="4A5EF6CA" w14:textId="286B840A" w:rsidR="00056D34" w:rsidRPr="00481062" w:rsidRDefault="00056D34" w:rsidP="0086576F">
      <w:pPr>
        <w:spacing w:after="0"/>
        <w:rPr>
          <w:color w:val="000000" w:themeColor="text1"/>
        </w:rPr>
      </w:pPr>
      <w:r w:rsidRPr="00481062">
        <w:rPr>
          <w:rFonts w:hint="eastAsia"/>
          <w:color w:val="000000" w:themeColor="text1"/>
        </w:rPr>
        <w:t>미래에셋생명보험주식회사(이하</w:t>
      </w:r>
      <w:r w:rsidRPr="00481062">
        <w:rPr>
          <w:color w:val="000000" w:themeColor="text1"/>
        </w:rPr>
        <w:t>”</w:t>
      </w:r>
      <w:r w:rsidRPr="00481062">
        <w:rPr>
          <w:rFonts w:hint="eastAsia"/>
          <w:color w:val="000000" w:themeColor="text1"/>
        </w:rPr>
        <w:t>회사</w:t>
      </w:r>
      <w:r w:rsidRPr="00481062">
        <w:rPr>
          <w:color w:val="000000" w:themeColor="text1"/>
        </w:rPr>
        <w:t>”</w:t>
      </w:r>
      <w:r w:rsidRPr="00481062">
        <w:rPr>
          <w:rFonts w:hint="eastAsia"/>
          <w:color w:val="000000" w:themeColor="text1"/>
        </w:rPr>
        <w:t xml:space="preserve">라 한다)는 회사와 </w:t>
      </w:r>
      <w:r w:rsidR="00D71D8F" w:rsidRPr="00481062">
        <w:rPr>
          <w:rFonts w:hint="eastAsia"/>
          <w:color w:val="000000" w:themeColor="text1"/>
        </w:rPr>
        <w:t xml:space="preserve">보험 대리점 </w:t>
      </w:r>
      <w:r w:rsidRPr="00481062">
        <w:rPr>
          <w:rFonts w:hint="eastAsia"/>
          <w:color w:val="000000" w:themeColor="text1"/>
        </w:rPr>
        <w:t>표준위탁계약서(이하</w:t>
      </w:r>
      <w:r w:rsidRPr="00481062">
        <w:rPr>
          <w:color w:val="000000" w:themeColor="text1"/>
        </w:rPr>
        <w:t xml:space="preserve">”GA </w:t>
      </w:r>
      <w:r w:rsidRPr="00481062">
        <w:rPr>
          <w:rFonts w:hint="eastAsia"/>
          <w:color w:val="000000" w:themeColor="text1"/>
        </w:rPr>
        <w:t>계약</w:t>
      </w:r>
      <w:r w:rsidRPr="00481062">
        <w:rPr>
          <w:color w:val="000000" w:themeColor="text1"/>
        </w:rPr>
        <w:t>”</w:t>
      </w:r>
      <w:r w:rsidRPr="00481062">
        <w:rPr>
          <w:rFonts w:hint="eastAsia"/>
          <w:color w:val="000000" w:themeColor="text1"/>
        </w:rPr>
        <w:t>이라 한다)를 체결한 [</w:t>
      </w:r>
      <w:r w:rsidRPr="00481062">
        <w:rPr>
          <w:color w:val="000000" w:themeColor="text1"/>
        </w:rPr>
        <w:t xml:space="preserve"> </w:t>
      </w:r>
      <w:r w:rsidR="00651E69">
        <w:rPr>
          <w:rFonts w:hint="eastAsia"/>
          <w:color w:val="000000" w:themeColor="text1"/>
        </w:rPr>
        <w:t xml:space="preserve">          </w:t>
      </w:r>
      <w:r w:rsidR="00FD5E22" w:rsidRPr="00481062">
        <w:rPr>
          <w:rFonts w:hint="eastAsia"/>
          <w:color w:val="000000" w:themeColor="text1"/>
        </w:rPr>
        <w:t xml:space="preserve">  </w:t>
      </w:r>
      <w:r w:rsidRPr="00481062">
        <w:rPr>
          <w:rFonts w:hint="eastAsia"/>
          <w:color w:val="000000" w:themeColor="text1"/>
        </w:rPr>
        <w:t xml:space="preserve"> ]에게 </w:t>
      </w:r>
      <w:r w:rsidR="00D71D8F" w:rsidRPr="00481062">
        <w:rPr>
          <w:color w:val="000000" w:themeColor="text1"/>
        </w:rPr>
        <w:t>“</w:t>
      </w:r>
      <w:r w:rsidR="00D71D8F" w:rsidRPr="00481062">
        <w:rPr>
          <w:rFonts w:hint="eastAsia"/>
          <w:color w:val="000000" w:themeColor="text1"/>
        </w:rPr>
        <w:t>GA</w:t>
      </w:r>
      <w:r w:rsidRPr="00481062">
        <w:rPr>
          <w:rFonts w:hint="eastAsia"/>
          <w:color w:val="000000" w:themeColor="text1"/>
        </w:rPr>
        <w:t>계약서</w:t>
      </w:r>
      <w:r w:rsidR="00D71D8F" w:rsidRPr="00481062">
        <w:rPr>
          <w:color w:val="000000" w:themeColor="text1"/>
        </w:rPr>
        <w:t>”</w:t>
      </w:r>
      <w:r w:rsidRPr="00481062">
        <w:rPr>
          <w:rFonts w:hint="eastAsia"/>
          <w:color w:val="000000" w:themeColor="text1"/>
        </w:rPr>
        <w:t xml:space="preserve"> 제3조 </w:t>
      </w:r>
      <w:r w:rsidRPr="00481062">
        <w:rPr>
          <w:color w:val="000000" w:themeColor="text1"/>
        </w:rPr>
        <w:t>”</w:t>
      </w:r>
      <w:r w:rsidR="006D5B2E" w:rsidRPr="00481062">
        <w:rPr>
          <w:rFonts w:hint="eastAsia"/>
          <w:color w:val="000000" w:themeColor="text1"/>
        </w:rPr>
        <w:t>위탁업무</w:t>
      </w:r>
      <w:r w:rsidRPr="00481062">
        <w:rPr>
          <w:color w:val="000000" w:themeColor="text1"/>
        </w:rPr>
        <w:t>”</w:t>
      </w:r>
      <w:r w:rsidR="00D71D8F" w:rsidRPr="00481062">
        <w:rPr>
          <w:color w:val="000000" w:themeColor="text1"/>
        </w:rPr>
        <w:t xml:space="preserve"> </w:t>
      </w:r>
      <w:r w:rsidR="00D71D8F" w:rsidRPr="00481062">
        <w:rPr>
          <w:rFonts w:hint="eastAsia"/>
          <w:color w:val="000000" w:themeColor="text1"/>
        </w:rPr>
        <w:t xml:space="preserve">제 </w:t>
      </w:r>
      <w:r w:rsidR="00D71D8F" w:rsidRPr="00481062">
        <w:rPr>
          <w:color w:val="000000" w:themeColor="text1"/>
        </w:rPr>
        <w:t>1</w:t>
      </w:r>
      <w:r w:rsidR="00D71D8F" w:rsidRPr="00481062">
        <w:rPr>
          <w:rFonts w:hint="eastAsia"/>
          <w:color w:val="000000" w:themeColor="text1"/>
        </w:rPr>
        <w:t xml:space="preserve">항 제 </w:t>
      </w:r>
      <w:r w:rsidR="00D71D8F" w:rsidRPr="00481062">
        <w:rPr>
          <w:color w:val="000000" w:themeColor="text1"/>
        </w:rPr>
        <w:t>7</w:t>
      </w:r>
      <w:r w:rsidR="00D71D8F" w:rsidRPr="00481062">
        <w:rPr>
          <w:rFonts w:hint="eastAsia"/>
          <w:color w:val="000000" w:themeColor="text1"/>
        </w:rPr>
        <w:t>호,</w:t>
      </w:r>
      <w:r w:rsidR="00D71D8F" w:rsidRPr="00481062">
        <w:rPr>
          <w:color w:val="000000" w:themeColor="text1"/>
        </w:rPr>
        <w:t xml:space="preserve"> </w:t>
      </w:r>
      <w:r w:rsidR="00D71D8F" w:rsidRPr="00481062">
        <w:rPr>
          <w:rFonts w:hint="eastAsia"/>
          <w:color w:val="000000" w:themeColor="text1"/>
        </w:rPr>
        <w:t xml:space="preserve">및 </w:t>
      </w:r>
      <w:r w:rsidR="00D71D8F" w:rsidRPr="00481062">
        <w:rPr>
          <w:color w:val="000000" w:themeColor="text1"/>
        </w:rPr>
        <w:t>“</w:t>
      </w:r>
      <w:r w:rsidR="00D71D8F" w:rsidRPr="00481062">
        <w:rPr>
          <w:rFonts w:hint="eastAsia"/>
          <w:color w:val="000000" w:themeColor="text1"/>
        </w:rPr>
        <w:t>위탁계약에 대한 부속약정서</w:t>
      </w:r>
      <w:r w:rsidR="00D71D8F" w:rsidRPr="00481062">
        <w:rPr>
          <w:color w:val="000000" w:themeColor="text1"/>
        </w:rPr>
        <w:t xml:space="preserve">” </w:t>
      </w:r>
      <w:r w:rsidR="00D71D8F" w:rsidRPr="00481062">
        <w:rPr>
          <w:rFonts w:hint="eastAsia"/>
          <w:color w:val="000000" w:themeColor="text1"/>
        </w:rPr>
        <w:t xml:space="preserve">제 </w:t>
      </w:r>
      <w:r w:rsidR="00D71D8F" w:rsidRPr="00481062">
        <w:rPr>
          <w:color w:val="000000" w:themeColor="text1"/>
        </w:rPr>
        <w:t>2</w:t>
      </w:r>
      <w:r w:rsidR="00D71D8F" w:rsidRPr="00481062">
        <w:rPr>
          <w:rFonts w:hint="eastAsia"/>
          <w:color w:val="000000" w:themeColor="text1"/>
        </w:rPr>
        <w:t>조(위탁업무의 범위)</w:t>
      </w:r>
      <w:r w:rsidR="00D71D8F" w:rsidRPr="00481062">
        <w:rPr>
          <w:color w:val="000000" w:themeColor="text1"/>
        </w:rPr>
        <w:t xml:space="preserve"> </w:t>
      </w:r>
      <w:r w:rsidR="00D71D8F" w:rsidRPr="00481062">
        <w:rPr>
          <w:rFonts w:hint="eastAsia"/>
          <w:color w:val="000000" w:themeColor="text1"/>
        </w:rPr>
        <w:t xml:space="preserve">제 </w:t>
      </w:r>
      <w:r w:rsidR="00D71D8F" w:rsidRPr="00481062">
        <w:rPr>
          <w:color w:val="000000" w:themeColor="text1"/>
        </w:rPr>
        <w:t>2</w:t>
      </w:r>
      <w:r w:rsidR="00D71D8F" w:rsidRPr="00481062">
        <w:rPr>
          <w:rFonts w:hint="eastAsia"/>
          <w:color w:val="000000" w:themeColor="text1"/>
        </w:rPr>
        <w:t>항</w:t>
      </w:r>
      <w:r w:rsidRPr="00481062">
        <w:rPr>
          <w:rFonts w:hint="eastAsia"/>
          <w:color w:val="000000" w:themeColor="text1"/>
        </w:rPr>
        <w:t xml:space="preserve">에 의거하여 </w:t>
      </w:r>
      <w:ins w:id="4" w:author="법무팀" w:date="2025-09-10T09:45:00Z">
        <w:r w:rsidR="00253EFB" w:rsidRPr="00481062">
          <w:rPr>
            <w:color w:val="000000" w:themeColor="text1"/>
          </w:rPr>
          <w:t>GA</w:t>
        </w:r>
        <w:r w:rsidR="00253EFB" w:rsidRPr="00481062">
          <w:rPr>
            <w:rFonts w:hint="eastAsia"/>
            <w:color w:val="000000" w:themeColor="text1"/>
          </w:rPr>
          <w:t>에이전트로</w:t>
        </w:r>
      </w:ins>
      <w:del w:id="5" w:author="법무팀" w:date="2025-09-10T09:45:00Z">
        <w:r w:rsidR="00AB4905" w:rsidRPr="00481062" w:rsidDel="00253EFB">
          <w:rPr>
            <w:rFonts w:hint="eastAsia"/>
            <w:color w:val="000000" w:themeColor="text1"/>
          </w:rPr>
          <w:delText>교육매니저</w:delText>
        </w:r>
        <w:r w:rsidRPr="00481062" w:rsidDel="00253EFB">
          <w:rPr>
            <w:rFonts w:hint="eastAsia"/>
            <w:color w:val="000000" w:themeColor="text1"/>
          </w:rPr>
          <w:delText>로</w:delText>
        </w:r>
      </w:del>
      <w:r w:rsidRPr="00481062">
        <w:rPr>
          <w:rFonts w:hint="eastAsia"/>
          <w:color w:val="000000" w:themeColor="text1"/>
        </w:rPr>
        <w:t xml:space="preserve"> 위촉하고자</w:t>
      </w:r>
      <w:r w:rsidR="00481062" w:rsidRPr="00481062">
        <w:rPr>
          <w:rFonts w:hint="eastAsia"/>
          <w:color w:val="000000" w:themeColor="text1"/>
        </w:rPr>
        <w:t xml:space="preserve"> </w:t>
      </w:r>
      <w:r w:rsidR="00B40652" w:rsidRPr="00481062">
        <w:rPr>
          <w:color w:val="000000" w:themeColor="text1"/>
        </w:rPr>
        <w:t xml:space="preserve">[ </w:t>
      </w:r>
      <w:r w:rsidR="00FD5E22" w:rsidRPr="00481062">
        <w:rPr>
          <w:rFonts w:hint="eastAsia"/>
          <w:color w:val="000000" w:themeColor="text1"/>
        </w:rPr>
        <w:t xml:space="preserve"> </w:t>
      </w:r>
      <w:r w:rsidR="00651E69">
        <w:rPr>
          <w:color w:val="000000" w:themeColor="text1"/>
        </w:rPr>
        <w:t xml:space="preserve">  </w:t>
      </w:r>
      <w:r w:rsidR="00481062" w:rsidRPr="00481062">
        <w:rPr>
          <w:color w:val="000000" w:themeColor="text1"/>
        </w:rPr>
        <w:t xml:space="preserve">  </w:t>
      </w:r>
      <w:r w:rsidR="00651E69">
        <w:rPr>
          <w:rFonts w:hint="eastAsia"/>
          <w:color w:val="000000" w:themeColor="text1"/>
        </w:rPr>
        <w:t xml:space="preserve">    </w:t>
      </w:r>
      <w:ins w:id="6" w:author="master" w:date="2024-07-22T09:27:00Z">
        <w:r w:rsidR="002F2A47" w:rsidRPr="00481062">
          <w:rPr>
            <w:color w:val="000000" w:themeColor="text1"/>
          </w:rPr>
          <w:t xml:space="preserve"> </w:t>
        </w:r>
      </w:ins>
      <w:r w:rsidR="00481062" w:rsidRPr="00481062">
        <w:rPr>
          <w:rFonts w:hint="eastAsia"/>
          <w:color w:val="000000" w:themeColor="text1"/>
        </w:rPr>
        <w:t xml:space="preserve">  </w:t>
      </w:r>
      <w:r w:rsidR="00D71D8F" w:rsidRPr="00481062">
        <w:rPr>
          <w:color w:val="000000" w:themeColor="text1"/>
        </w:rPr>
        <w:t xml:space="preserve"> ] </w:t>
      </w:r>
      <w:r w:rsidR="00D71D8F" w:rsidRPr="00481062">
        <w:rPr>
          <w:rFonts w:hint="eastAsia"/>
          <w:color w:val="000000" w:themeColor="text1"/>
        </w:rPr>
        <w:t xml:space="preserve">와 합의하여 </w:t>
      </w:r>
      <w:r w:rsidRPr="00481062">
        <w:rPr>
          <w:rFonts w:hint="eastAsia"/>
          <w:color w:val="000000" w:themeColor="text1"/>
        </w:rPr>
        <w:t>아래와 같이</w:t>
      </w:r>
      <w:r w:rsidR="005B4C24" w:rsidRPr="00481062">
        <w:rPr>
          <w:rFonts w:hint="eastAsia"/>
          <w:color w:val="000000" w:themeColor="text1"/>
        </w:rPr>
        <w:t xml:space="preserve"> </w:t>
      </w:r>
      <w:ins w:id="7" w:author="master" w:date="2025-09-09T14:25:00Z">
        <w:r w:rsidR="00DB3D10" w:rsidRPr="00481062">
          <w:rPr>
            <w:rFonts w:hint="eastAsia"/>
            <w:color w:val="000000" w:themeColor="text1"/>
          </w:rPr>
          <w:t>신분</w:t>
        </w:r>
      </w:ins>
      <w:del w:id="8" w:author="master" w:date="2025-09-09T14:25:00Z">
        <w:r w:rsidRPr="00481062" w:rsidDel="00DB3D10">
          <w:rPr>
            <w:rFonts w:hint="eastAsia"/>
            <w:color w:val="000000" w:themeColor="text1"/>
          </w:rPr>
          <w:delText>직책</w:delText>
        </w:r>
      </w:del>
      <w:r w:rsidRPr="00481062">
        <w:rPr>
          <w:rFonts w:hint="eastAsia"/>
          <w:color w:val="000000" w:themeColor="text1"/>
        </w:rPr>
        <w:t xml:space="preserve"> 위촉 계약을 체결한다.</w:t>
      </w:r>
    </w:p>
    <w:p w14:paraId="382E8FA8" w14:textId="77777777" w:rsidR="00056D34" w:rsidRPr="00481062" w:rsidRDefault="00056D34" w:rsidP="0086576F">
      <w:pPr>
        <w:spacing w:after="0"/>
        <w:rPr>
          <w:color w:val="000000" w:themeColor="text1"/>
        </w:rPr>
      </w:pPr>
    </w:p>
    <w:p w14:paraId="6D49E590" w14:textId="77777777" w:rsidR="00056D34" w:rsidRPr="00481062" w:rsidRDefault="00056D34" w:rsidP="0086576F">
      <w:pPr>
        <w:spacing w:after="0"/>
        <w:rPr>
          <w:b/>
          <w:color w:val="000000" w:themeColor="text1"/>
        </w:rPr>
      </w:pPr>
      <w:r w:rsidRPr="00481062">
        <w:rPr>
          <w:rFonts w:hint="eastAsia"/>
          <w:b/>
          <w:color w:val="000000" w:themeColor="text1"/>
        </w:rPr>
        <w:t>제1조(목적)</w:t>
      </w:r>
      <w:bookmarkStart w:id="9" w:name="_GoBack"/>
      <w:bookmarkEnd w:id="9"/>
    </w:p>
    <w:p w14:paraId="46F8B4BB" w14:textId="025C40D1" w:rsidR="007053F2" w:rsidRPr="00481062" w:rsidRDefault="007053F2" w:rsidP="0086576F">
      <w:pPr>
        <w:spacing w:after="0"/>
        <w:ind w:left="284" w:hangingChars="142" w:hanging="284"/>
        <w:rPr>
          <w:color w:val="000000" w:themeColor="text1"/>
        </w:rPr>
      </w:pPr>
      <w:r w:rsidRPr="00481062">
        <w:rPr>
          <w:color w:val="000000" w:themeColor="text1"/>
        </w:rPr>
        <w:t xml:space="preserve">① </w:t>
      </w:r>
      <w:r w:rsidRPr="00481062">
        <w:rPr>
          <w:rFonts w:hint="eastAsia"/>
          <w:color w:val="000000" w:themeColor="text1"/>
        </w:rPr>
        <w:t xml:space="preserve">본 계약은 </w:t>
      </w:r>
      <w:ins w:id="10" w:author="법무팀" w:date="2025-09-10T09:45:00Z">
        <w:r w:rsidR="00253EFB" w:rsidRPr="00481062">
          <w:rPr>
            <w:color w:val="000000" w:themeColor="text1"/>
          </w:rPr>
          <w:t>GA</w:t>
        </w:r>
        <w:r w:rsidR="00253EFB" w:rsidRPr="00481062">
          <w:rPr>
            <w:rFonts w:hint="eastAsia"/>
            <w:color w:val="000000" w:themeColor="text1"/>
          </w:rPr>
          <w:t>에이전트</w:t>
        </w:r>
      </w:ins>
      <w:del w:id="11" w:author="법무팀" w:date="2025-09-10T09:45:00Z">
        <w:r w:rsidR="00AB4905" w:rsidRPr="00481062" w:rsidDel="00253EFB">
          <w:rPr>
            <w:rFonts w:hint="eastAsia"/>
            <w:color w:val="000000" w:themeColor="text1"/>
          </w:rPr>
          <w:delText>교육매니저</w:delText>
        </w:r>
      </w:del>
      <w:r w:rsidRPr="00481062">
        <w:rPr>
          <w:rFonts w:hint="eastAsia"/>
          <w:color w:val="000000" w:themeColor="text1"/>
        </w:rPr>
        <w:t xml:space="preserve"> </w:t>
      </w:r>
      <w:ins w:id="12" w:author="master" w:date="2025-09-09T14:25:00Z">
        <w:r w:rsidR="00DB3D10" w:rsidRPr="00481062">
          <w:rPr>
            <w:rFonts w:hint="eastAsia"/>
            <w:color w:val="000000" w:themeColor="text1"/>
          </w:rPr>
          <w:t>신분</w:t>
        </w:r>
      </w:ins>
      <w:del w:id="13" w:author="master" w:date="2025-09-09T14:25:00Z">
        <w:r w:rsidRPr="00481062" w:rsidDel="00DB3D10">
          <w:rPr>
            <w:rFonts w:hint="eastAsia"/>
            <w:color w:val="000000" w:themeColor="text1"/>
          </w:rPr>
          <w:delText>직책</w:delText>
        </w:r>
      </w:del>
      <w:r w:rsidRPr="00481062">
        <w:rPr>
          <w:rFonts w:hint="eastAsia"/>
          <w:color w:val="000000" w:themeColor="text1"/>
        </w:rPr>
        <w:t>에 대한 위탁업무(이하</w:t>
      </w:r>
      <w:r w:rsidRPr="00481062">
        <w:rPr>
          <w:color w:val="000000" w:themeColor="text1"/>
        </w:rPr>
        <w:t>”</w:t>
      </w:r>
      <w:r w:rsidRPr="00481062">
        <w:rPr>
          <w:rFonts w:hint="eastAsia"/>
          <w:color w:val="000000" w:themeColor="text1"/>
        </w:rPr>
        <w:t>위탁 업무</w:t>
      </w:r>
      <w:r w:rsidRPr="00481062">
        <w:rPr>
          <w:color w:val="000000" w:themeColor="text1"/>
        </w:rPr>
        <w:t>”</w:t>
      </w:r>
      <w:r w:rsidRPr="00481062">
        <w:rPr>
          <w:rFonts w:hint="eastAsia"/>
          <w:color w:val="000000" w:themeColor="text1"/>
        </w:rPr>
        <w:t xml:space="preserve">라 한다)의 내용 및 기타 필요한 사항을 정함에 그 목적이 있다. </w:t>
      </w:r>
    </w:p>
    <w:p w14:paraId="4E3A47AB" w14:textId="17EC65E8" w:rsidR="007053F2" w:rsidRPr="00481062" w:rsidRDefault="007053F2" w:rsidP="0086576F">
      <w:pPr>
        <w:spacing w:after="0"/>
        <w:ind w:left="284" w:hangingChars="142" w:hanging="284"/>
        <w:rPr>
          <w:color w:val="000000" w:themeColor="text1"/>
        </w:rPr>
      </w:pPr>
      <w:r w:rsidRPr="00481062">
        <w:rPr>
          <w:color w:val="000000" w:themeColor="text1"/>
        </w:rPr>
        <w:t xml:space="preserve">② </w:t>
      </w:r>
      <w:ins w:id="14" w:author="법무팀" w:date="2025-09-10T09:45:00Z">
        <w:r w:rsidR="00253EFB" w:rsidRPr="00481062">
          <w:rPr>
            <w:color w:val="000000" w:themeColor="text1"/>
          </w:rPr>
          <w:t>GA</w:t>
        </w:r>
        <w:r w:rsidR="00253EFB" w:rsidRPr="00481062">
          <w:rPr>
            <w:rFonts w:hint="eastAsia"/>
            <w:color w:val="000000" w:themeColor="text1"/>
          </w:rPr>
          <w:t>에이전트</w:t>
        </w:r>
      </w:ins>
      <w:del w:id="15" w:author="법무팀" w:date="2025-09-10T09:45:00Z">
        <w:r w:rsidR="00AB4905" w:rsidRPr="00481062" w:rsidDel="00253EFB">
          <w:rPr>
            <w:rFonts w:hint="eastAsia"/>
            <w:color w:val="000000" w:themeColor="text1"/>
          </w:rPr>
          <w:delText>교육매니저</w:delText>
        </w:r>
      </w:del>
      <w:r w:rsidRPr="00481062">
        <w:rPr>
          <w:rFonts w:hint="eastAsia"/>
          <w:color w:val="000000" w:themeColor="text1"/>
        </w:rPr>
        <w:t>와 회사는 어떠한 경우에도 고용관계가 성립하지 않으며,</w:t>
      </w:r>
      <w:r w:rsidRPr="00481062">
        <w:rPr>
          <w:color w:val="000000" w:themeColor="text1"/>
        </w:rPr>
        <w:t xml:space="preserve"> </w:t>
      </w:r>
      <w:r w:rsidRPr="00481062">
        <w:rPr>
          <w:rFonts w:hint="eastAsia"/>
          <w:color w:val="000000" w:themeColor="text1"/>
        </w:rPr>
        <w:t>본 계약서가 유효한 가운데 행해지는 쌍방간의 향후 어떠한 행위도 고용관계를 형성하거나 고용관계로 해석되지 아니한다.</w:t>
      </w:r>
    </w:p>
    <w:p w14:paraId="2CDC4DE1" w14:textId="77777777" w:rsidR="00CD1B23" w:rsidRPr="00481062" w:rsidRDefault="00CD1B23" w:rsidP="0086576F">
      <w:pPr>
        <w:spacing w:after="0"/>
        <w:ind w:left="284" w:hangingChars="142" w:hanging="284"/>
        <w:rPr>
          <w:color w:val="000000" w:themeColor="text1"/>
        </w:rPr>
      </w:pPr>
    </w:p>
    <w:p w14:paraId="1AA473A7" w14:textId="77777777" w:rsidR="00C1332E" w:rsidRPr="00481062" w:rsidRDefault="00C1332E" w:rsidP="0086576F">
      <w:pPr>
        <w:spacing w:after="0"/>
        <w:ind w:left="284" w:hangingChars="142" w:hanging="284"/>
        <w:rPr>
          <w:b/>
          <w:color w:val="000000" w:themeColor="text1"/>
        </w:rPr>
      </w:pPr>
      <w:r w:rsidRPr="00481062">
        <w:rPr>
          <w:rFonts w:hint="eastAsia"/>
          <w:b/>
          <w:color w:val="000000" w:themeColor="text1"/>
        </w:rPr>
        <w:t>제2조(</w:t>
      </w:r>
      <w:r w:rsidR="0086576F" w:rsidRPr="00481062">
        <w:rPr>
          <w:rFonts w:hint="eastAsia"/>
          <w:b/>
          <w:color w:val="000000" w:themeColor="text1"/>
        </w:rPr>
        <w:t>위촉기간 및 해지</w:t>
      </w:r>
      <w:r w:rsidRPr="00481062">
        <w:rPr>
          <w:rFonts w:hint="eastAsia"/>
          <w:b/>
          <w:color w:val="000000" w:themeColor="text1"/>
        </w:rPr>
        <w:t>)</w:t>
      </w:r>
    </w:p>
    <w:p w14:paraId="31F58903" w14:textId="64540F59" w:rsidR="00C1332E" w:rsidRPr="00481062" w:rsidRDefault="00C1332E" w:rsidP="0086576F">
      <w:pPr>
        <w:spacing w:after="0"/>
        <w:ind w:left="284" w:hangingChars="142" w:hanging="284"/>
        <w:rPr>
          <w:color w:val="000000" w:themeColor="text1"/>
        </w:rPr>
      </w:pPr>
      <w:r w:rsidRPr="00481062">
        <w:rPr>
          <w:color w:val="000000" w:themeColor="text1"/>
        </w:rPr>
        <w:t xml:space="preserve">① </w:t>
      </w:r>
      <w:r w:rsidRPr="00481062">
        <w:rPr>
          <w:rFonts w:hint="eastAsia"/>
          <w:color w:val="000000" w:themeColor="text1"/>
        </w:rPr>
        <w:t xml:space="preserve">본 계약의 계약기간은 계약체결일로부터 </w:t>
      </w:r>
      <w:r w:rsidRPr="00481062">
        <w:rPr>
          <w:color w:val="000000" w:themeColor="text1"/>
        </w:rPr>
        <w:t>1</w:t>
      </w:r>
      <w:r w:rsidRPr="00481062">
        <w:rPr>
          <w:rFonts w:hint="eastAsia"/>
          <w:color w:val="000000" w:themeColor="text1"/>
        </w:rPr>
        <w:t>년으로 한다.</w:t>
      </w:r>
      <w:r w:rsidRPr="00481062">
        <w:rPr>
          <w:color w:val="000000" w:themeColor="text1"/>
        </w:rPr>
        <w:t xml:space="preserve"> </w:t>
      </w:r>
      <w:r w:rsidR="00377700" w:rsidRPr="00481062">
        <w:rPr>
          <w:rFonts w:hint="eastAsia"/>
          <w:color w:val="000000" w:themeColor="text1"/>
        </w:rPr>
        <w:t>다만,</w:t>
      </w:r>
      <w:r w:rsidR="00377700" w:rsidRPr="00481062">
        <w:rPr>
          <w:color w:val="000000" w:themeColor="text1"/>
        </w:rPr>
        <w:t xml:space="preserve"> </w:t>
      </w:r>
      <w:r w:rsidRPr="00481062">
        <w:rPr>
          <w:rFonts w:hint="eastAsia"/>
          <w:color w:val="000000" w:themeColor="text1"/>
        </w:rPr>
        <w:t xml:space="preserve">회사 또는 </w:t>
      </w:r>
      <w:del w:id="16" w:author="법무팀" w:date="2025-09-10T11:17:00Z">
        <w:r w:rsidR="00AB4905" w:rsidRPr="00481062" w:rsidDel="009C4AF0">
          <w:rPr>
            <w:rFonts w:hint="eastAsia"/>
            <w:color w:val="000000" w:themeColor="text1"/>
          </w:rPr>
          <w:delText>교육매니저</w:delText>
        </w:r>
      </w:del>
      <w:ins w:id="17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r w:rsidRPr="00481062">
        <w:rPr>
          <w:rFonts w:hint="eastAsia"/>
          <w:color w:val="000000" w:themeColor="text1"/>
        </w:rPr>
        <w:t>가 본 계약 연장 의사가 없음을 계약만</w:t>
      </w:r>
      <w:ins w:id="18" w:author="법무팀" w:date="2025-09-10T11:18:00Z">
        <w:r w:rsidR="009C4AF0" w:rsidRPr="00481062">
          <w:rPr>
            <w:rFonts w:hint="eastAsia"/>
            <w:color w:val="000000" w:themeColor="text1"/>
          </w:rPr>
          <w:t>료</w:t>
        </w:r>
      </w:ins>
      <w:del w:id="19" w:author="법무팀" w:date="2025-09-10T11:18:00Z">
        <w:r w:rsidRPr="00481062" w:rsidDel="009C4AF0">
          <w:rPr>
            <w:rFonts w:hint="eastAsia"/>
            <w:color w:val="000000" w:themeColor="text1"/>
          </w:rPr>
          <w:delText>로</w:delText>
        </w:r>
      </w:del>
      <w:r w:rsidRPr="00481062">
        <w:rPr>
          <w:rFonts w:hint="eastAsia"/>
          <w:color w:val="000000" w:themeColor="text1"/>
        </w:rPr>
        <w:t xml:space="preserve">일부터 </w:t>
      </w:r>
      <w:r w:rsidRPr="00481062">
        <w:rPr>
          <w:color w:val="000000" w:themeColor="text1"/>
        </w:rPr>
        <w:t>30</w:t>
      </w:r>
      <w:r w:rsidRPr="00481062">
        <w:rPr>
          <w:rFonts w:hint="eastAsia"/>
          <w:color w:val="000000" w:themeColor="text1"/>
        </w:rPr>
        <w:t xml:space="preserve">일전에 상대방에게 서면으로 통보한 경우를 제외하고 동일한 조건으로 </w:t>
      </w:r>
      <w:r w:rsidRPr="00481062">
        <w:rPr>
          <w:color w:val="000000" w:themeColor="text1"/>
        </w:rPr>
        <w:t>1</w:t>
      </w:r>
      <w:r w:rsidRPr="00481062">
        <w:rPr>
          <w:rFonts w:hint="eastAsia"/>
          <w:color w:val="000000" w:themeColor="text1"/>
        </w:rPr>
        <w:t>년간 자동 갱신 된 것으로 본다.</w:t>
      </w:r>
    </w:p>
    <w:p w14:paraId="33960C89" w14:textId="0FF25F3D" w:rsidR="00C1332E" w:rsidRPr="00481062" w:rsidRDefault="00C1332E" w:rsidP="0086576F">
      <w:pPr>
        <w:spacing w:after="0"/>
        <w:ind w:left="284" w:hangingChars="142" w:hanging="284"/>
        <w:rPr>
          <w:color w:val="000000" w:themeColor="text1"/>
        </w:rPr>
      </w:pPr>
      <w:r w:rsidRPr="00481062">
        <w:rPr>
          <w:color w:val="000000" w:themeColor="text1"/>
        </w:rPr>
        <w:t xml:space="preserve">② </w:t>
      </w:r>
      <w:del w:id="20" w:author="법무팀" w:date="2025-09-10T11:17:00Z">
        <w:r w:rsidR="00AB4905" w:rsidRPr="00481062" w:rsidDel="009C4AF0">
          <w:rPr>
            <w:rFonts w:hint="eastAsia"/>
            <w:color w:val="000000" w:themeColor="text1"/>
          </w:rPr>
          <w:delText>교육매니저</w:delText>
        </w:r>
      </w:del>
      <w:ins w:id="21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r w:rsidRPr="00481062">
        <w:rPr>
          <w:rFonts w:hint="eastAsia"/>
          <w:color w:val="000000" w:themeColor="text1"/>
        </w:rPr>
        <w:t>가 본 계약을 해지하고자 하는 경우,</w:t>
      </w:r>
      <w:r w:rsidRPr="00481062">
        <w:rPr>
          <w:color w:val="000000" w:themeColor="text1"/>
        </w:rPr>
        <w:t xml:space="preserve"> </w:t>
      </w:r>
      <w:r w:rsidRPr="00481062">
        <w:rPr>
          <w:rFonts w:hint="eastAsia"/>
          <w:color w:val="000000" w:themeColor="text1"/>
        </w:rPr>
        <w:t xml:space="preserve">회사에 </w:t>
      </w:r>
      <w:r w:rsidRPr="00481062">
        <w:rPr>
          <w:color w:val="000000" w:themeColor="text1"/>
        </w:rPr>
        <w:t>30</w:t>
      </w:r>
      <w:r w:rsidRPr="00481062">
        <w:rPr>
          <w:rFonts w:hint="eastAsia"/>
          <w:color w:val="000000" w:themeColor="text1"/>
        </w:rPr>
        <w:t>일 전에 서면으로 계약 해지 의사를 통보하여야 하며,</w:t>
      </w:r>
      <w:r w:rsidRPr="00481062">
        <w:rPr>
          <w:color w:val="000000" w:themeColor="text1"/>
        </w:rPr>
        <w:t xml:space="preserve"> </w:t>
      </w:r>
      <w:r w:rsidRPr="00481062">
        <w:rPr>
          <w:rFonts w:hint="eastAsia"/>
          <w:color w:val="000000" w:themeColor="text1"/>
        </w:rPr>
        <w:t xml:space="preserve">회사는 해지 요청을 접수 받은 날로부터 </w:t>
      </w:r>
      <w:r w:rsidRPr="00481062">
        <w:rPr>
          <w:color w:val="000000" w:themeColor="text1"/>
        </w:rPr>
        <w:t>30</w:t>
      </w:r>
      <w:r w:rsidRPr="00481062">
        <w:rPr>
          <w:rFonts w:hint="eastAsia"/>
          <w:color w:val="000000" w:themeColor="text1"/>
        </w:rPr>
        <w:t>일 이내에 해지 절차를 완료하여야 한다.</w:t>
      </w:r>
    </w:p>
    <w:p w14:paraId="1E6BB272" w14:textId="3AC81848" w:rsidR="00C1332E" w:rsidRPr="00481062" w:rsidRDefault="00C1332E" w:rsidP="0086576F">
      <w:pPr>
        <w:spacing w:after="0"/>
        <w:ind w:left="284" w:hangingChars="142" w:hanging="284"/>
        <w:rPr>
          <w:color w:val="000000" w:themeColor="text1"/>
        </w:rPr>
      </w:pPr>
      <w:r w:rsidRPr="00481062">
        <w:rPr>
          <w:color w:val="000000" w:themeColor="text1"/>
        </w:rPr>
        <w:t xml:space="preserve">③ </w:t>
      </w:r>
      <w:r w:rsidRPr="00481062">
        <w:rPr>
          <w:rFonts w:hint="eastAsia"/>
          <w:color w:val="000000" w:themeColor="text1"/>
        </w:rPr>
        <w:t xml:space="preserve">회사는 다음 각 호의 </w:t>
      </w:r>
      <w:r w:rsidRPr="00481062">
        <w:rPr>
          <w:color w:val="000000" w:themeColor="text1"/>
        </w:rPr>
        <w:t>1</w:t>
      </w:r>
      <w:r w:rsidRPr="00481062">
        <w:rPr>
          <w:rFonts w:hint="eastAsia"/>
          <w:color w:val="000000" w:themeColor="text1"/>
        </w:rPr>
        <w:t xml:space="preserve">에 해당하는 경우 </w:t>
      </w:r>
      <w:ins w:id="22" w:author="법무팀" w:date="2024-07-17T15:11:00Z">
        <w:r w:rsidR="00AE6A3C" w:rsidRPr="00481062">
          <w:rPr>
            <w:rFonts w:hint="eastAsia"/>
            <w:color w:val="000000" w:themeColor="text1"/>
          </w:rPr>
          <w:t xml:space="preserve">위촉계약 기간 중이라 하더라도 </w:t>
        </w:r>
      </w:ins>
      <w:r w:rsidRPr="00481062">
        <w:rPr>
          <w:rFonts w:hint="eastAsia"/>
          <w:color w:val="000000" w:themeColor="text1"/>
        </w:rPr>
        <w:t xml:space="preserve">해지하고자 하는 날의 </w:t>
      </w:r>
      <w:r w:rsidRPr="00481062">
        <w:rPr>
          <w:color w:val="000000" w:themeColor="text1"/>
        </w:rPr>
        <w:t>30</w:t>
      </w:r>
      <w:r w:rsidRPr="00481062">
        <w:rPr>
          <w:rFonts w:hint="eastAsia"/>
          <w:color w:val="000000" w:themeColor="text1"/>
        </w:rPr>
        <w:t xml:space="preserve">일 전에 </w:t>
      </w:r>
      <w:del w:id="23" w:author="법무팀" w:date="2025-09-10T11:17:00Z">
        <w:r w:rsidR="00AB4905" w:rsidRPr="00481062" w:rsidDel="009C4AF0">
          <w:rPr>
            <w:rFonts w:hint="eastAsia"/>
            <w:color w:val="000000" w:themeColor="text1"/>
          </w:rPr>
          <w:delText>교육매니저</w:delText>
        </w:r>
      </w:del>
      <w:ins w:id="24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r w:rsidRPr="00481062">
        <w:rPr>
          <w:rFonts w:hint="eastAsia"/>
          <w:color w:val="000000" w:themeColor="text1"/>
        </w:rPr>
        <w:t xml:space="preserve">에게 서면에 의한 </w:t>
      </w:r>
      <w:r w:rsidR="0086576F" w:rsidRPr="00481062">
        <w:rPr>
          <w:rFonts w:hint="eastAsia"/>
          <w:color w:val="000000" w:themeColor="text1"/>
        </w:rPr>
        <w:t>통</w:t>
      </w:r>
      <w:r w:rsidRPr="00481062">
        <w:rPr>
          <w:rFonts w:hint="eastAsia"/>
          <w:color w:val="000000" w:themeColor="text1"/>
        </w:rPr>
        <w:t>지로</w:t>
      </w:r>
      <w:del w:id="25" w:author="법무팀" w:date="2024-07-17T15:12:00Z">
        <w:r w:rsidRPr="00481062" w:rsidDel="00AE6A3C">
          <w:rPr>
            <w:rFonts w:hint="eastAsia"/>
            <w:color w:val="000000" w:themeColor="text1"/>
          </w:rPr>
          <w:delText>서</w:delText>
        </w:r>
      </w:del>
      <w:r w:rsidRPr="00481062">
        <w:rPr>
          <w:rFonts w:hint="eastAsia"/>
          <w:color w:val="000000" w:themeColor="text1"/>
        </w:rPr>
        <w:t xml:space="preserve"> 업무위탁의 의사를 철회하고 본 계약을 해지할 수 있다.</w:t>
      </w:r>
      <w:ins w:id="26" w:author="법무팀" w:date="2024-07-17T15:13:00Z">
        <w:r w:rsidR="00AE6A3C" w:rsidRPr="00481062">
          <w:rPr>
            <w:color w:val="000000" w:themeColor="text1"/>
          </w:rPr>
          <w:t xml:space="preserve"> </w:t>
        </w:r>
      </w:ins>
      <w:ins w:id="27" w:author="법무팀" w:date="2024-07-18T13:36:00Z">
        <w:r w:rsidR="00A37A63" w:rsidRPr="00481062">
          <w:rPr>
            <w:rFonts w:hint="eastAsia"/>
            <w:color w:val="000000" w:themeColor="text1"/>
          </w:rPr>
          <w:t xml:space="preserve">이 때 </w:t>
        </w:r>
      </w:ins>
      <w:ins w:id="28" w:author="법무팀" w:date="2024-07-17T15:13:00Z">
        <w:r w:rsidR="00AE6A3C" w:rsidRPr="00481062">
          <w:rPr>
            <w:rFonts w:hint="eastAsia"/>
            <w:color w:val="000000" w:themeColor="text1"/>
          </w:rPr>
          <w:t xml:space="preserve">회사는 위촉계약 해지통지서를 </w:t>
        </w:r>
      </w:ins>
      <w:ins w:id="29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ins w:id="30" w:author="법무팀" w:date="2024-07-17T15:13:00Z">
        <w:r w:rsidR="00AE6A3C" w:rsidRPr="00481062">
          <w:rPr>
            <w:rFonts w:hint="eastAsia"/>
            <w:color w:val="000000" w:themeColor="text1"/>
          </w:rPr>
          <w:t>가 회사에 알린 최종주소</w:t>
        </w:r>
      </w:ins>
      <w:ins w:id="31" w:author="법무팀" w:date="2024-07-17T15:14:00Z">
        <w:r w:rsidR="00AE6A3C" w:rsidRPr="00481062">
          <w:rPr>
            <w:rFonts w:hint="eastAsia"/>
            <w:color w:val="000000" w:themeColor="text1"/>
          </w:rPr>
          <w:t>지로 내용증명우편으로 발송하여야 한다.</w:t>
        </w:r>
        <w:r w:rsidR="00AE6A3C" w:rsidRPr="00481062">
          <w:rPr>
            <w:color w:val="000000" w:themeColor="text1"/>
          </w:rPr>
          <w:t xml:space="preserve"> </w:t>
        </w:r>
        <w:r w:rsidR="00AE6A3C" w:rsidRPr="00481062">
          <w:rPr>
            <w:rFonts w:hint="eastAsia"/>
            <w:color w:val="000000" w:themeColor="text1"/>
          </w:rPr>
          <w:t>다만,</w:t>
        </w:r>
        <w:r w:rsidR="00AE6A3C" w:rsidRPr="00481062">
          <w:rPr>
            <w:color w:val="000000" w:themeColor="text1"/>
          </w:rPr>
          <w:t xml:space="preserve"> </w:t>
        </w:r>
      </w:ins>
      <w:ins w:id="32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ins w:id="33" w:author="법무팀" w:date="2024-07-17T15:14:00Z">
        <w:r w:rsidR="00AE6A3C" w:rsidRPr="00481062">
          <w:rPr>
            <w:rFonts w:hint="eastAsia"/>
            <w:color w:val="000000" w:themeColor="text1"/>
          </w:rPr>
          <w:t>가 주소지 변경신고를 하지 아니하였거나,</w:t>
        </w:r>
        <w:r w:rsidR="00AE6A3C" w:rsidRPr="00481062">
          <w:rPr>
            <w:color w:val="000000" w:themeColor="text1"/>
          </w:rPr>
          <w:t xml:space="preserve"> </w:t>
        </w:r>
      </w:ins>
      <w:ins w:id="34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ins w:id="35" w:author="법무팀" w:date="2024-07-17T15:14:00Z">
        <w:r w:rsidR="00AE6A3C" w:rsidRPr="00481062">
          <w:rPr>
            <w:rFonts w:hint="eastAsia"/>
            <w:color w:val="000000" w:themeColor="text1"/>
          </w:rPr>
          <w:t xml:space="preserve">가 해지통지서 수령을 거부하는 등 </w:t>
        </w:r>
      </w:ins>
      <w:ins w:id="36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ins w:id="37" w:author="법무팀" w:date="2024-07-17T15:14:00Z">
        <w:r w:rsidR="00AE6A3C" w:rsidRPr="00481062">
          <w:rPr>
            <w:rFonts w:hint="eastAsia"/>
            <w:color w:val="000000" w:themeColor="text1"/>
          </w:rPr>
          <w:t>의 귀책사유로 인하여 송달이 되지 아니한 경우에는 직전 최종주소지로 우편을 발송하여 통상적으로 도달하는데 걸리는 기간이 경과된 때에 도달하는 것으로 본다.</w:t>
        </w:r>
      </w:ins>
    </w:p>
    <w:p w14:paraId="24A98E9E" w14:textId="295866B6" w:rsidR="00C1332E" w:rsidRPr="00481062" w:rsidRDefault="00AB4905" w:rsidP="0086576F">
      <w:pPr>
        <w:pStyle w:val="a3"/>
        <w:numPr>
          <w:ilvl w:val="0"/>
          <w:numId w:val="1"/>
        </w:numPr>
        <w:spacing w:after="0"/>
        <w:ind w:leftChars="0"/>
        <w:rPr>
          <w:color w:val="000000" w:themeColor="text1"/>
        </w:rPr>
      </w:pPr>
      <w:del w:id="38" w:author="법무팀" w:date="2025-09-10T11:17:00Z">
        <w:r w:rsidRPr="00481062" w:rsidDel="009C4AF0">
          <w:rPr>
            <w:rFonts w:hint="eastAsia"/>
            <w:color w:val="000000" w:themeColor="text1"/>
          </w:rPr>
          <w:delText>교육매니저</w:delText>
        </w:r>
      </w:del>
      <w:ins w:id="39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r w:rsidR="0086576F" w:rsidRPr="00481062">
        <w:rPr>
          <w:rFonts w:hint="eastAsia"/>
          <w:color w:val="000000" w:themeColor="text1"/>
        </w:rPr>
        <w:t>가 고의 또는 중대한 과실로 본 계약서의 준수사항,</w:t>
      </w:r>
      <w:r w:rsidR="0086576F" w:rsidRPr="00481062">
        <w:rPr>
          <w:color w:val="000000" w:themeColor="text1"/>
        </w:rPr>
        <w:t xml:space="preserve"> </w:t>
      </w:r>
      <w:r w:rsidR="0086576F" w:rsidRPr="00481062">
        <w:rPr>
          <w:rFonts w:hint="eastAsia"/>
          <w:color w:val="000000" w:themeColor="text1"/>
        </w:rPr>
        <w:t>위탁업무와 관련된 회사의 규정 및 지침을 위반한 경우</w:t>
      </w:r>
    </w:p>
    <w:p w14:paraId="17D0F6A7" w14:textId="3F6924D1" w:rsidR="0086576F" w:rsidRPr="00481062" w:rsidRDefault="00AB4905" w:rsidP="0086576F">
      <w:pPr>
        <w:pStyle w:val="a3"/>
        <w:numPr>
          <w:ilvl w:val="0"/>
          <w:numId w:val="1"/>
        </w:numPr>
        <w:spacing w:after="0"/>
        <w:ind w:leftChars="0"/>
        <w:rPr>
          <w:color w:val="000000" w:themeColor="text1"/>
        </w:rPr>
      </w:pPr>
      <w:del w:id="40" w:author="법무팀" w:date="2025-09-10T11:17:00Z">
        <w:r w:rsidRPr="00481062" w:rsidDel="009C4AF0">
          <w:rPr>
            <w:rFonts w:hint="eastAsia"/>
            <w:color w:val="000000" w:themeColor="text1"/>
          </w:rPr>
          <w:delText>교육매니저</w:delText>
        </w:r>
      </w:del>
      <w:ins w:id="41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r w:rsidR="0086576F" w:rsidRPr="00481062">
        <w:rPr>
          <w:rFonts w:hint="eastAsia"/>
          <w:color w:val="000000" w:themeColor="text1"/>
        </w:rPr>
        <w:t>가 신체적,</w:t>
      </w:r>
      <w:r w:rsidR="0086576F" w:rsidRPr="00481062">
        <w:rPr>
          <w:color w:val="000000" w:themeColor="text1"/>
        </w:rPr>
        <w:t xml:space="preserve"> </w:t>
      </w:r>
      <w:r w:rsidR="0086576F" w:rsidRPr="00481062">
        <w:rPr>
          <w:rFonts w:hint="eastAsia"/>
          <w:color w:val="000000" w:themeColor="text1"/>
        </w:rPr>
        <w:t xml:space="preserve">정신적 질병 또는 장해 등으로 </w:t>
      </w:r>
      <w:r w:rsidR="0086576F" w:rsidRPr="00481062">
        <w:rPr>
          <w:color w:val="000000" w:themeColor="text1"/>
        </w:rPr>
        <w:t>3</w:t>
      </w:r>
      <w:r w:rsidR="0086576F" w:rsidRPr="00481062">
        <w:rPr>
          <w:rFonts w:hint="eastAsia"/>
          <w:color w:val="000000" w:themeColor="text1"/>
        </w:rPr>
        <w:t>개월 이상 정상적인 위탁업무 수행이 현저하게 곤란한 경우</w:t>
      </w:r>
    </w:p>
    <w:p w14:paraId="4693216F" w14:textId="3FB63174" w:rsidR="0086576F" w:rsidRPr="00481062" w:rsidRDefault="00AB4905" w:rsidP="0086576F">
      <w:pPr>
        <w:pStyle w:val="a3"/>
        <w:numPr>
          <w:ilvl w:val="0"/>
          <w:numId w:val="1"/>
        </w:numPr>
        <w:spacing w:after="0"/>
        <w:ind w:leftChars="0"/>
        <w:rPr>
          <w:color w:val="000000" w:themeColor="text1"/>
        </w:rPr>
      </w:pPr>
      <w:del w:id="42" w:author="법무팀" w:date="2025-09-10T11:17:00Z">
        <w:r w:rsidRPr="00481062" w:rsidDel="009C4AF0">
          <w:rPr>
            <w:rFonts w:hint="eastAsia"/>
            <w:color w:val="000000" w:themeColor="text1"/>
          </w:rPr>
          <w:delText>교육매니저</w:delText>
        </w:r>
      </w:del>
      <w:ins w:id="43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r w:rsidR="0086576F" w:rsidRPr="00481062">
        <w:rPr>
          <w:rFonts w:hint="eastAsia"/>
          <w:color w:val="000000" w:themeColor="text1"/>
        </w:rPr>
        <w:t>가 고의 또는 중대한 과실로 위탁업무 관련 소송 및 민원 등 분쟁으로 인하여 회사에 손실을 발생시킨 경우</w:t>
      </w:r>
    </w:p>
    <w:p w14:paraId="15768514" w14:textId="4B940C93" w:rsidR="0086576F" w:rsidRPr="00481062" w:rsidRDefault="0086576F" w:rsidP="0086576F">
      <w:pPr>
        <w:pStyle w:val="a3"/>
        <w:numPr>
          <w:ilvl w:val="0"/>
          <w:numId w:val="1"/>
        </w:numPr>
        <w:spacing w:after="0"/>
        <w:ind w:leftChars="0"/>
        <w:rPr>
          <w:color w:val="000000" w:themeColor="text1"/>
        </w:rPr>
      </w:pPr>
      <w:r w:rsidRPr="00481062">
        <w:rPr>
          <w:rFonts w:hint="eastAsia"/>
          <w:color w:val="000000" w:themeColor="text1"/>
        </w:rPr>
        <w:t>회사의 경영상의 판단(점포 통폐합등)</w:t>
      </w:r>
      <w:r w:rsidRPr="00481062">
        <w:rPr>
          <w:color w:val="000000" w:themeColor="text1"/>
        </w:rPr>
        <w:t xml:space="preserve"> </w:t>
      </w:r>
      <w:r w:rsidRPr="00481062">
        <w:rPr>
          <w:rFonts w:hint="eastAsia"/>
          <w:color w:val="000000" w:themeColor="text1"/>
        </w:rPr>
        <w:t xml:space="preserve">및 영업상의 사유로 </w:t>
      </w:r>
      <w:del w:id="44" w:author="법무팀" w:date="2025-09-10T11:17:00Z">
        <w:r w:rsidR="00AB4905" w:rsidRPr="00481062" w:rsidDel="009C4AF0">
          <w:rPr>
            <w:rFonts w:hint="eastAsia"/>
            <w:color w:val="000000" w:themeColor="text1"/>
          </w:rPr>
          <w:delText>교육매니저</w:delText>
        </w:r>
      </w:del>
      <w:ins w:id="45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r w:rsidRPr="00481062">
        <w:rPr>
          <w:rFonts w:hint="eastAsia"/>
          <w:color w:val="000000" w:themeColor="text1"/>
        </w:rPr>
        <w:t>가 위탁업무를 수행할 수 없게 된 경우</w:t>
      </w:r>
    </w:p>
    <w:p w14:paraId="7EDC1D5D" w14:textId="09B350A7" w:rsidR="0086576F" w:rsidRPr="00481062" w:rsidRDefault="00AB4905" w:rsidP="0086576F">
      <w:pPr>
        <w:pStyle w:val="a3"/>
        <w:numPr>
          <w:ilvl w:val="0"/>
          <w:numId w:val="1"/>
        </w:numPr>
        <w:spacing w:after="0"/>
        <w:ind w:leftChars="0"/>
        <w:rPr>
          <w:color w:val="000000" w:themeColor="text1"/>
        </w:rPr>
      </w:pPr>
      <w:del w:id="46" w:author="법무팀" w:date="2025-09-10T11:17:00Z">
        <w:r w:rsidRPr="00481062" w:rsidDel="009C4AF0">
          <w:rPr>
            <w:rFonts w:hint="eastAsia"/>
            <w:color w:val="000000" w:themeColor="text1"/>
          </w:rPr>
          <w:delText>교육매니저</w:delText>
        </w:r>
      </w:del>
      <w:ins w:id="47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r w:rsidR="0086576F" w:rsidRPr="00481062">
        <w:rPr>
          <w:rFonts w:hint="eastAsia"/>
          <w:color w:val="000000" w:themeColor="text1"/>
        </w:rPr>
        <w:t>로서 위탁업무를 성실히 수행하지 않거나,</w:t>
      </w:r>
      <w:r w:rsidR="0086576F" w:rsidRPr="00481062">
        <w:rPr>
          <w:color w:val="000000" w:themeColor="text1"/>
        </w:rPr>
        <w:t xml:space="preserve"> </w:t>
      </w:r>
      <w:r w:rsidR="0086576F" w:rsidRPr="00481062">
        <w:rPr>
          <w:rFonts w:hint="eastAsia"/>
          <w:color w:val="000000" w:themeColor="text1"/>
        </w:rPr>
        <w:t xml:space="preserve">업무수행에 현저히 부적합하다고 판단되는 </w:t>
      </w:r>
      <w:r w:rsidR="0086576F" w:rsidRPr="00481062">
        <w:rPr>
          <w:rFonts w:hint="eastAsia"/>
          <w:color w:val="000000" w:themeColor="text1"/>
        </w:rPr>
        <w:lastRenderedPageBreak/>
        <w:t xml:space="preserve">경우 </w:t>
      </w:r>
    </w:p>
    <w:p w14:paraId="5D5F7577" w14:textId="40458A3C" w:rsidR="0086576F" w:rsidRPr="00481062" w:rsidRDefault="00AB4905" w:rsidP="0086576F">
      <w:pPr>
        <w:pStyle w:val="a3"/>
        <w:numPr>
          <w:ilvl w:val="0"/>
          <w:numId w:val="1"/>
        </w:numPr>
        <w:spacing w:after="0"/>
        <w:ind w:leftChars="0"/>
        <w:rPr>
          <w:color w:val="000000" w:themeColor="text1"/>
        </w:rPr>
      </w:pPr>
      <w:del w:id="48" w:author="법무팀" w:date="2025-09-10T11:17:00Z">
        <w:r w:rsidRPr="00481062" w:rsidDel="009C4AF0">
          <w:rPr>
            <w:rFonts w:hint="eastAsia"/>
            <w:color w:val="000000" w:themeColor="text1"/>
          </w:rPr>
          <w:delText>교육매니저</w:delText>
        </w:r>
      </w:del>
      <w:ins w:id="49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r w:rsidR="0086576F" w:rsidRPr="00481062">
        <w:rPr>
          <w:rFonts w:hint="eastAsia"/>
          <w:color w:val="000000" w:themeColor="text1"/>
        </w:rPr>
        <w:t xml:space="preserve">로서 품격에 맞지 않는 언행 등으로 </w:t>
      </w:r>
      <w:del w:id="50" w:author="법무팀" w:date="2025-09-10T11:17:00Z">
        <w:r w:rsidRPr="00481062" w:rsidDel="009C4AF0">
          <w:rPr>
            <w:rFonts w:hint="eastAsia"/>
            <w:color w:val="000000" w:themeColor="text1"/>
          </w:rPr>
          <w:delText>교육매니저</w:delText>
        </w:r>
      </w:del>
      <w:ins w:id="51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r w:rsidR="0086576F" w:rsidRPr="00481062">
        <w:rPr>
          <w:rFonts w:hint="eastAsia"/>
          <w:color w:val="000000" w:themeColor="text1"/>
        </w:rPr>
        <w:t xml:space="preserve"> 및 회사의 이미지에 손상을 입힌 경우 </w:t>
      </w:r>
    </w:p>
    <w:p w14:paraId="322A39A9" w14:textId="77777777" w:rsidR="0086576F" w:rsidRPr="00481062" w:rsidRDefault="0086576F" w:rsidP="0086576F">
      <w:pPr>
        <w:pStyle w:val="a3"/>
        <w:numPr>
          <w:ilvl w:val="0"/>
          <w:numId w:val="1"/>
        </w:numPr>
        <w:spacing w:after="0"/>
        <w:ind w:leftChars="0"/>
        <w:rPr>
          <w:color w:val="000000" w:themeColor="text1"/>
        </w:rPr>
      </w:pPr>
      <w:r w:rsidRPr="00481062">
        <w:rPr>
          <w:rFonts w:hint="eastAsia"/>
          <w:color w:val="000000" w:themeColor="text1"/>
        </w:rPr>
        <w:t>보험업법 및 감독규정을 위반하여 활동을 한 경우</w:t>
      </w:r>
    </w:p>
    <w:p w14:paraId="18F2E3A9" w14:textId="46D50254" w:rsidR="0086576F" w:rsidRPr="00481062" w:rsidRDefault="00AB4905" w:rsidP="0086576F">
      <w:pPr>
        <w:pStyle w:val="a3"/>
        <w:numPr>
          <w:ilvl w:val="0"/>
          <w:numId w:val="1"/>
        </w:numPr>
        <w:spacing w:after="0"/>
        <w:ind w:leftChars="0"/>
        <w:rPr>
          <w:color w:val="000000" w:themeColor="text1"/>
        </w:rPr>
      </w:pPr>
      <w:del w:id="52" w:author="법무팀" w:date="2025-09-10T11:17:00Z">
        <w:r w:rsidRPr="00481062" w:rsidDel="009C4AF0">
          <w:rPr>
            <w:rFonts w:hint="eastAsia"/>
            <w:color w:val="000000" w:themeColor="text1"/>
          </w:rPr>
          <w:delText>교육매니저</w:delText>
        </w:r>
      </w:del>
      <w:ins w:id="53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r w:rsidR="00744D90" w:rsidRPr="00481062">
        <w:rPr>
          <w:rFonts w:hint="eastAsia"/>
          <w:color w:val="000000" w:themeColor="text1"/>
        </w:rPr>
        <w:t xml:space="preserve"> 운영 최저 평가기준 미달시 또는 정상적 업무 수행이 불가능한 경우 </w:t>
      </w:r>
    </w:p>
    <w:p w14:paraId="39148703" w14:textId="74C724E2" w:rsidR="00744D90" w:rsidRPr="00481062" w:rsidRDefault="00744D90" w:rsidP="0086576F">
      <w:pPr>
        <w:pStyle w:val="a3"/>
        <w:numPr>
          <w:ilvl w:val="0"/>
          <w:numId w:val="1"/>
        </w:numPr>
        <w:spacing w:after="0"/>
        <w:ind w:leftChars="0"/>
        <w:rPr>
          <w:color w:val="000000" w:themeColor="text1"/>
        </w:rPr>
      </w:pPr>
      <w:r w:rsidRPr="00481062">
        <w:rPr>
          <w:rFonts w:hint="eastAsia"/>
          <w:color w:val="000000" w:themeColor="text1"/>
        </w:rPr>
        <w:t xml:space="preserve">기타 </w:t>
      </w:r>
      <w:del w:id="54" w:author="법무팀" w:date="2025-09-10T11:17:00Z">
        <w:r w:rsidR="00AB4905" w:rsidRPr="00481062" w:rsidDel="009C4AF0">
          <w:rPr>
            <w:rFonts w:hint="eastAsia"/>
            <w:color w:val="000000" w:themeColor="text1"/>
          </w:rPr>
          <w:delText>교육매니저</w:delText>
        </w:r>
      </w:del>
      <w:ins w:id="55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r w:rsidRPr="00481062">
        <w:rPr>
          <w:rFonts w:hint="eastAsia"/>
          <w:color w:val="000000" w:themeColor="text1"/>
        </w:rPr>
        <w:t>가 상기 항목에 준하는 위법,</w:t>
      </w:r>
      <w:r w:rsidRPr="00481062">
        <w:rPr>
          <w:color w:val="000000" w:themeColor="text1"/>
        </w:rPr>
        <w:t xml:space="preserve"> </w:t>
      </w:r>
      <w:r w:rsidRPr="00481062">
        <w:rPr>
          <w:rFonts w:hint="eastAsia"/>
          <w:color w:val="000000" w:themeColor="text1"/>
        </w:rPr>
        <w:t>부당한 행위로 인해 본 계약을 유지할 수 없다고 판단되는 경우</w:t>
      </w:r>
    </w:p>
    <w:p w14:paraId="638C55E7" w14:textId="16DEE02D" w:rsidR="00744D90" w:rsidRPr="00481062" w:rsidRDefault="00744D90" w:rsidP="00744D90">
      <w:pPr>
        <w:spacing w:after="0"/>
        <w:ind w:left="284" w:hangingChars="142" w:hanging="284"/>
        <w:rPr>
          <w:ins w:id="56" w:author="법무팀" w:date="2024-07-17T15:12:00Z"/>
          <w:color w:val="000000" w:themeColor="text1"/>
        </w:rPr>
      </w:pPr>
      <w:r w:rsidRPr="00481062">
        <w:rPr>
          <w:color w:val="000000" w:themeColor="text1"/>
        </w:rPr>
        <w:t xml:space="preserve">④ </w:t>
      </w:r>
      <w:r w:rsidRPr="00481062">
        <w:rPr>
          <w:rFonts w:hint="eastAsia"/>
          <w:color w:val="000000" w:themeColor="text1"/>
        </w:rPr>
        <w:t xml:space="preserve">회사가 제2조 </w:t>
      </w:r>
      <w:r w:rsidRPr="00481062">
        <w:rPr>
          <w:color w:val="000000" w:themeColor="text1"/>
        </w:rPr>
        <w:t>③</w:t>
      </w:r>
      <w:r w:rsidRPr="00481062">
        <w:rPr>
          <w:rFonts w:hint="eastAsia"/>
          <w:color w:val="000000" w:themeColor="text1"/>
        </w:rPr>
        <w:t xml:space="preserve">항의 </w:t>
      </w:r>
      <w:r w:rsidRPr="00481062">
        <w:rPr>
          <w:color w:val="000000" w:themeColor="text1"/>
        </w:rPr>
        <w:t>4</w:t>
      </w:r>
      <w:r w:rsidRPr="00481062">
        <w:rPr>
          <w:rFonts w:hint="eastAsia"/>
          <w:color w:val="000000" w:themeColor="text1"/>
        </w:rPr>
        <w:t xml:space="preserve">호를 제외한 사유로 본 계약을 해지하는 경우에는 </w:t>
      </w:r>
      <w:del w:id="57" w:author="법무팀" w:date="2025-09-10T11:17:00Z">
        <w:r w:rsidR="00AB4905" w:rsidRPr="00481062" w:rsidDel="009C4AF0">
          <w:rPr>
            <w:rFonts w:hint="eastAsia"/>
            <w:color w:val="000000" w:themeColor="text1"/>
          </w:rPr>
          <w:delText>교육매니저</w:delText>
        </w:r>
      </w:del>
      <w:ins w:id="58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r w:rsidRPr="00481062">
        <w:rPr>
          <w:rFonts w:hint="eastAsia"/>
          <w:color w:val="000000" w:themeColor="text1"/>
        </w:rPr>
        <w:t>에게 소명기회를 부여하고 해지 여부를 결정하여야 한다.</w:t>
      </w:r>
    </w:p>
    <w:p w14:paraId="4EECB140" w14:textId="77777777" w:rsidR="00AE6A3C" w:rsidRPr="00481062" w:rsidRDefault="00AE6A3C" w:rsidP="00744D90">
      <w:pPr>
        <w:spacing w:after="0"/>
        <w:ind w:left="284" w:hangingChars="142" w:hanging="284"/>
        <w:rPr>
          <w:color w:val="000000" w:themeColor="text1"/>
        </w:rPr>
      </w:pPr>
    </w:p>
    <w:p w14:paraId="19C87AA1" w14:textId="77777777" w:rsidR="005B4C24" w:rsidRPr="00481062" w:rsidRDefault="005B4C24" w:rsidP="00744D90">
      <w:pPr>
        <w:spacing w:after="0"/>
        <w:ind w:left="284" w:hangingChars="142" w:hanging="284"/>
        <w:rPr>
          <w:color w:val="000000" w:themeColor="text1"/>
        </w:rPr>
      </w:pPr>
    </w:p>
    <w:p w14:paraId="3B1521B2" w14:textId="260A39EB" w:rsidR="006D5B2E" w:rsidRPr="00481062" w:rsidRDefault="006D5B2E" w:rsidP="00744D90">
      <w:pPr>
        <w:spacing w:after="0"/>
        <w:ind w:left="284" w:hangingChars="142" w:hanging="284"/>
        <w:rPr>
          <w:b/>
          <w:color w:val="000000" w:themeColor="text1"/>
        </w:rPr>
      </w:pPr>
      <w:r w:rsidRPr="00481062">
        <w:rPr>
          <w:rFonts w:hint="eastAsia"/>
          <w:b/>
          <w:color w:val="000000" w:themeColor="text1"/>
        </w:rPr>
        <w:t>제3조(</w:t>
      </w:r>
      <w:ins w:id="59" w:author="master" w:date="2025-09-09T14:25:00Z">
        <w:r w:rsidR="00DB3D10" w:rsidRPr="00481062">
          <w:rPr>
            <w:rFonts w:hint="eastAsia"/>
            <w:b/>
            <w:color w:val="000000" w:themeColor="text1"/>
          </w:rPr>
          <w:t>신분</w:t>
        </w:r>
      </w:ins>
      <w:del w:id="60" w:author="master" w:date="2025-09-09T14:25:00Z">
        <w:r w:rsidRPr="00481062" w:rsidDel="00DB3D10">
          <w:rPr>
            <w:rFonts w:hint="eastAsia"/>
            <w:b/>
            <w:color w:val="000000" w:themeColor="text1"/>
          </w:rPr>
          <w:delText>직책</w:delText>
        </w:r>
      </w:del>
      <w:r w:rsidRPr="00481062">
        <w:rPr>
          <w:rFonts w:hint="eastAsia"/>
          <w:b/>
          <w:color w:val="000000" w:themeColor="text1"/>
        </w:rPr>
        <w:t>에 따른 위탁업무)</w:t>
      </w:r>
    </w:p>
    <w:p w14:paraId="34BA6DC6" w14:textId="7F4ACB60" w:rsidR="006D5B2E" w:rsidRPr="00481062" w:rsidRDefault="006D5B2E" w:rsidP="00744D90">
      <w:pPr>
        <w:spacing w:after="0"/>
        <w:ind w:left="284" w:hangingChars="142" w:hanging="284"/>
        <w:rPr>
          <w:color w:val="000000" w:themeColor="text1"/>
        </w:rPr>
      </w:pPr>
      <w:r w:rsidRPr="00481062">
        <w:rPr>
          <w:color w:val="000000" w:themeColor="text1"/>
        </w:rPr>
        <w:t xml:space="preserve">① </w:t>
      </w:r>
      <w:r w:rsidRPr="00481062">
        <w:rPr>
          <w:rFonts w:hint="eastAsia"/>
          <w:color w:val="000000" w:themeColor="text1"/>
        </w:rPr>
        <w:t xml:space="preserve">본 계약에 의해 회사가 </w:t>
      </w:r>
      <w:del w:id="61" w:author="법무팀" w:date="2025-09-10T11:17:00Z">
        <w:r w:rsidR="00AB4905" w:rsidRPr="00481062" w:rsidDel="009C4AF0">
          <w:rPr>
            <w:rFonts w:hint="eastAsia"/>
            <w:color w:val="000000" w:themeColor="text1"/>
          </w:rPr>
          <w:delText>교육매니저</w:delText>
        </w:r>
      </w:del>
      <w:ins w:id="62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r w:rsidRPr="00481062">
        <w:rPr>
          <w:rFonts w:hint="eastAsia"/>
          <w:color w:val="000000" w:themeColor="text1"/>
        </w:rPr>
        <w:t>에게 위탁하는 업무는 다음과 같다.</w:t>
      </w:r>
    </w:p>
    <w:p w14:paraId="6F122309" w14:textId="77777777" w:rsidR="006D5B2E" w:rsidRPr="00481062" w:rsidRDefault="006D5B2E" w:rsidP="006D5B2E">
      <w:pPr>
        <w:pStyle w:val="a3"/>
        <w:numPr>
          <w:ilvl w:val="0"/>
          <w:numId w:val="2"/>
        </w:numPr>
        <w:spacing w:after="0"/>
        <w:ind w:leftChars="0"/>
        <w:rPr>
          <w:color w:val="000000" w:themeColor="text1"/>
        </w:rPr>
      </w:pPr>
      <w:r w:rsidRPr="00481062">
        <w:rPr>
          <w:rFonts w:hint="eastAsia"/>
          <w:color w:val="000000" w:themeColor="text1"/>
        </w:rPr>
        <w:t>협약 체결된 대리점(</w:t>
      </w:r>
      <w:r w:rsidRPr="00481062">
        <w:rPr>
          <w:color w:val="000000" w:themeColor="text1"/>
        </w:rPr>
        <w:t xml:space="preserve">GA)의 </w:t>
      </w:r>
      <w:r w:rsidRPr="00481062">
        <w:rPr>
          <w:rFonts w:hint="eastAsia"/>
          <w:color w:val="000000" w:themeColor="text1"/>
        </w:rPr>
        <w:t>신계약 가입설계 지원</w:t>
      </w:r>
    </w:p>
    <w:p w14:paraId="25D715DE" w14:textId="77777777" w:rsidR="006D5B2E" w:rsidRPr="00481062" w:rsidRDefault="006D5B2E" w:rsidP="006D5B2E">
      <w:pPr>
        <w:pStyle w:val="a3"/>
        <w:numPr>
          <w:ilvl w:val="0"/>
          <w:numId w:val="2"/>
        </w:numPr>
        <w:spacing w:after="0"/>
        <w:ind w:leftChars="0"/>
        <w:rPr>
          <w:color w:val="000000" w:themeColor="text1"/>
        </w:rPr>
      </w:pPr>
      <w:r w:rsidRPr="00481062">
        <w:rPr>
          <w:rFonts w:hint="eastAsia"/>
          <w:color w:val="000000" w:themeColor="text1"/>
        </w:rPr>
        <w:t>협약 체결된 대리점(</w:t>
      </w:r>
      <w:r w:rsidRPr="00481062">
        <w:rPr>
          <w:color w:val="000000" w:themeColor="text1"/>
        </w:rPr>
        <w:t xml:space="preserve">GA)의 </w:t>
      </w:r>
      <w:r w:rsidRPr="00481062">
        <w:rPr>
          <w:rFonts w:hint="eastAsia"/>
          <w:color w:val="000000" w:themeColor="text1"/>
        </w:rPr>
        <w:t>상품가입 관련 지원 및 일부 교육 훈련</w:t>
      </w:r>
    </w:p>
    <w:p w14:paraId="476EBA64" w14:textId="77777777" w:rsidR="006D5B2E" w:rsidRPr="00481062" w:rsidRDefault="006D5B2E" w:rsidP="006D5B2E">
      <w:pPr>
        <w:pStyle w:val="a3"/>
        <w:numPr>
          <w:ilvl w:val="0"/>
          <w:numId w:val="2"/>
        </w:numPr>
        <w:spacing w:after="0"/>
        <w:ind w:leftChars="0"/>
        <w:rPr>
          <w:color w:val="000000" w:themeColor="text1"/>
        </w:rPr>
      </w:pPr>
      <w:r w:rsidRPr="00481062">
        <w:rPr>
          <w:rFonts w:hint="eastAsia"/>
          <w:color w:val="000000" w:themeColor="text1"/>
        </w:rPr>
        <w:t>협약 체결된 대리점(GA)</w:t>
      </w:r>
      <w:r w:rsidRPr="00481062">
        <w:rPr>
          <w:color w:val="000000" w:themeColor="text1"/>
        </w:rPr>
        <w:t>의</w:t>
      </w:r>
      <w:r w:rsidRPr="00481062">
        <w:rPr>
          <w:rFonts w:hint="eastAsia"/>
          <w:color w:val="000000" w:themeColor="text1"/>
        </w:rPr>
        <w:t xml:space="preserve"> 관련 정보 파악 및 보고</w:t>
      </w:r>
    </w:p>
    <w:p w14:paraId="7DF178DF" w14:textId="77777777" w:rsidR="006D5B2E" w:rsidRPr="00481062" w:rsidRDefault="006D5B2E" w:rsidP="006D5B2E">
      <w:pPr>
        <w:pStyle w:val="a3"/>
        <w:numPr>
          <w:ilvl w:val="0"/>
          <w:numId w:val="2"/>
        </w:numPr>
        <w:spacing w:after="0"/>
        <w:ind w:leftChars="0"/>
        <w:rPr>
          <w:color w:val="000000" w:themeColor="text1"/>
        </w:rPr>
      </w:pPr>
      <w:r w:rsidRPr="00481062">
        <w:rPr>
          <w:rFonts w:hint="eastAsia"/>
          <w:color w:val="000000" w:themeColor="text1"/>
        </w:rPr>
        <w:t>협약 체결된 대리점(</w:t>
      </w:r>
      <w:r w:rsidRPr="00481062">
        <w:rPr>
          <w:color w:val="000000" w:themeColor="text1"/>
        </w:rPr>
        <w:t>GA)</w:t>
      </w:r>
      <w:r w:rsidRPr="00481062">
        <w:rPr>
          <w:rFonts w:hint="eastAsia"/>
          <w:color w:val="000000" w:themeColor="text1"/>
        </w:rPr>
        <w:t>의 보유계약관련 지원업무</w:t>
      </w:r>
    </w:p>
    <w:p w14:paraId="33B70E74" w14:textId="77777777" w:rsidR="006D5B2E" w:rsidRPr="00481062" w:rsidRDefault="00CB0960" w:rsidP="006D5B2E">
      <w:pPr>
        <w:pStyle w:val="a3"/>
        <w:numPr>
          <w:ilvl w:val="0"/>
          <w:numId w:val="2"/>
        </w:numPr>
        <w:spacing w:after="0"/>
        <w:ind w:leftChars="0"/>
        <w:rPr>
          <w:color w:val="000000" w:themeColor="text1"/>
        </w:rPr>
      </w:pPr>
      <w:r w:rsidRPr="00481062">
        <w:rPr>
          <w:rFonts w:hint="eastAsia"/>
          <w:color w:val="000000" w:themeColor="text1"/>
        </w:rPr>
        <w:t>협약</w:t>
      </w:r>
      <w:r w:rsidR="006D5B2E" w:rsidRPr="00481062">
        <w:rPr>
          <w:rFonts w:hint="eastAsia"/>
          <w:color w:val="000000" w:themeColor="text1"/>
        </w:rPr>
        <w:t xml:space="preserve"> 체결된 대리점(</w:t>
      </w:r>
      <w:r w:rsidR="006D5B2E" w:rsidRPr="00481062">
        <w:rPr>
          <w:color w:val="000000" w:themeColor="text1"/>
        </w:rPr>
        <w:t xml:space="preserve">GA)의 </w:t>
      </w:r>
      <w:r w:rsidR="006D5B2E" w:rsidRPr="00481062">
        <w:rPr>
          <w:rFonts w:hint="eastAsia"/>
          <w:color w:val="000000" w:themeColor="text1"/>
        </w:rPr>
        <w:t>구성원의 업무현황 파악</w:t>
      </w:r>
    </w:p>
    <w:p w14:paraId="10B25355" w14:textId="77777777" w:rsidR="006D5B2E" w:rsidRPr="00481062" w:rsidRDefault="006D5B2E" w:rsidP="006D5B2E">
      <w:pPr>
        <w:pStyle w:val="a3"/>
        <w:numPr>
          <w:ilvl w:val="0"/>
          <w:numId w:val="2"/>
        </w:numPr>
        <w:spacing w:after="0"/>
        <w:ind w:leftChars="0"/>
        <w:rPr>
          <w:color w:val="000000" w:themeColor="text1"/>
        </w:rPr>
      </w:pPr>
      <w:r w:rsidRPr="00481062">
        <w:rPr>
          <w:rFonts w:hint="eastAsia"/>
          <w:color w:val="000000" w:themeColor="text1"/>
        </w:rPr>
        <w:t>기타 회사로부터 위탁 받은 업무</w:t>
      </w:r>
    </w:p>
    <w:p w14:paraId="24339988" w14:textId="73692872" w:rsidR="00605EF7" w:rsidRPr="00481062" w:rsidRDefault="00605EF7" w:rsidP="00605EF7">
      <w:pPr>
        <w:spacing w:after="0"/>
        <w:ind w:left="284" w:hangingChars="142" w:hanging="284"/>
        <w:rPr>
          <w:color w:val="000000" w:themeColor="text1"/>
        </w:rPr>
      </w:pPr>
      <w:r w:rsidRPr="00481062">
        <w:rPr>
          <w:color w:val="000000" w:themeColor="text1"/>
        </w:rPr>
        <w:t xml:space="preserve">② </w:t>
      </w:r>
      <w:del w:id="63" w:author="법무팀" w:date="2025-09-10T11:17:00Z">
        <w:r w:rsidR="00AB4905" w:rsidRPr="00481062" w:rsidDel="009C4AF0">
          <w:rPr>
            <w:rFonts w:hint="eastAsia"/>
            <w:color w:val="000000" w:themeColor="text1"/>
          </w:rPr>
          <w:delText>교육매니저</w:delText>
        </w:r>
      </w:del>
      <w:ins w:id="64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r w:rsidRPr="00481062">
        <w:rPr>
          <w:rFonts w:hint="eastAsia"/>
          <w:color w:val="000000" w:themeColor="text1"/>
        </w:rPr>
        <w:t>는 회사로부터 위탁 받은 업무를 타인에게 처리하게 할 수 없다.</w:t>
      </w:r>
      <w:r w:rsidRPr="00481062">
        <w:rPr>
          <w:color w:val="000000" w:themeColor="text1"/>
        </w:rPr>
        <w:t xml:space="preserve"> </w:t>
      </w:r>
      <w:r w:rsidRPr="00481062">
        <w:rPr>
          <w:rFonts w:hint="eastAsia"/>
          <w:color w:val="000000" w:themeColor="text1"/>
        </w:rPr>
        <w:t>단,</w:t>
      </w:r>
      <w:r w:rsidRPr="00481062">
        <w:rPr>
          <w:color w:val="000000" w:themeColor="text1"/>
        </w:rPr>
        <w:t xml:space="preserve"> </w:t>
      </w:r>
      <w:r w:rsidRPr="00481062">
        <w:rPr>
          <w:rFonts w:hint="eastAsia"/>
          <w:color w:val="000000" w:themeColor="text1"/>
        </w:rPr>
        <w:t>부득이한 사유가 발생한 경우 회사로부터 사전승인을 얻어 재 위탁 할 수 있다.</w:t>
      </w:r>
    </w:p>
    <w:p w14:paraId="6A95ABFA" w14:textId="77777777" w:rsidR="00605EF7" w:rsidRPr="00481062" w:rsidRDefault="00605EF7" w:rsidP="00605EF7">
      <w:pPr>
        <w:spacing w:after="0"/>
        <w:ind w:left="284" w:hangingChars="142" w:hanging="284"/>
        <w:rPr>
          <w:color w:val="000000" w:themeColor="text1"/>
        </w:rPr>
      </w:pPr>
    </w:p>
    <w:p w14:paraId="0AF39128" w14:textId="77777777" w:rsidR="00605EF7" w:rsidRPr="00481062" w:rsidRDefault="00605EF7" w:rsidP="00605EF7">
      <w:pPr>
        <w:spacing w:after="0"/>
        <w:ind w:left="284" w:hangingChars="142" w:hanging="284"/>
        <w:rPr>
          <w:b/>
          <w:color w:val="000000" w:themeColor="text1"/>
        </w:rPr>
      </w:pPr>
      <w:r w:rsidRPr="00481062">
        <w:rPr>
          <w:rFonts w:hint="eastAsia"/>
          <w:b/>
          <w:color w:val="000000" w:themeColor="text1"/>
        </w:rPr>
        <w:t>제4조(계약내용 변경)</w:t>
      </w:r>
    </w:p>
    <w:p w14:paraId="3D145E42" w14:textId="7FD63B5B" w:rsidR="00605EF7" w:rsidRPr="00481062" w:rsidRDefault="005308A3" w:rsidP="00605EF7">
      <w:pPr>
        <w:spacing w:after="0"/>
        <w:rPr>
          <w:ins w:id="65" w:author="법무팀" w:date="2024-07-17T13:56:00Z"/>
          <w:color w:val="000000" w:themeColor="text1"/>
        </w:rPr>
      </w:pPr>
      <w:ins w:id="66" w:author="법무팀" w:date="2024-07-17T13:56:00Z">
        <w:r w:rsidRPr="00481062">
          <w:rPr>
            <w:rFonts w:asciiTheme="minorEastAsia" w:hAnsiTheme="minorEastAsia" w:hint="eastAsia"/>
            <w:color w:val="000000" w:themeColor="text1"/>
          </w:rPr>
          <w:t>①</w:t>
        </w:r>
        <w:r w:rsidRPr="00481062">
          <w:rPr>
            <w:rFonts w:hint="eastAsia"/>
            <w:color w:val="000000" w:themeColor="text1"/>
          </w:rPr>
          <w:t xml:space="preserve"> </w:t>
        </w:r>
      </w:ins>
      <w:r w:rsidR="00605EF7" w:rsidRPr="00481062">
        <w:rPr>
          <w:rFonts w:hint="eastAsia"/>
          <w:color w:val="000000" w:themeColor="text1"/>
        </w:rPr>
        <w:t xml:space="preserve">회사는 본 계약서상의 계약내용을 변경할 경우 </w:t>
      </w:r>
      <w:del w:id="67" w:author="법무팀" w:date="2025-09-10T11:17:00Z">
        <w:r w:rsidR="00AB4905" w:rsidRPr="00481062" w:rsidDel="009C4AF0">
          <w:rPr>
            <w:rFonts w:hint="eastAsia"/>
            <w:color w:val="000000" w:themeColor="text1"/>
          </w:rPr>
          <w:delText>교육매니저</w:delText>
        </w:r>
      </w:del>
      <w:ins w:id="68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r w:rsidR="00605EF7" w:rsidRPr="00481062">
        <w:rPr>
          <w:rFonts w:hint="eastAsia"/>
          <w:color w:val="000000" w:themeColor="text1"/>
        </w:rPr>
        <w:t xml:space="preserve">가 변경내용을 확인할 수 있도록 통지하고 </w:t>
      </w:r>
      <w:del w:id="69" w:author="법무팀" w:date="2025-09-10T11:17:00Z">
        <w:r w:rsidR="00AB4905" w:rsidRPr="00481062" w:rsidDel="009C4AF0">
          <w:rPr>
            <w:rFonts w:hint="eastAsia"/>
            <w:color w:val="000000" w:themeColor="text1"/>
          </w:rPr>
          <w:delText>교육매니저</w:delText>
        </w:r>
      </w:del>
      <w:ins w:id="70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r w:rsidR="00605EF7" w:rsidRPr="00481062">
        <w:rPr>
          <w:rFonts w:hint="eastAsia"/>
          <w:color w:val="000000" w:themeColor="text1"/>
        </w:rPr>
        <w:t>의 동의를 받아야 한다.</w:t>
      </w:r>
    </w:p>
    <w:p w14:paraId="5170E2B1" w14:textId="7899A27D" w:rsidR="005308A3" w:rsidRPr="00481062" w:rsidRDefault="005308A3" w:rsidP="00605EF7">
      <w:pPr>
        <w:spacing w:after="0"/>
        <w:rPr>
          <w:ins w:id="71" w:author="법무팀" w:date="2024-07-18T14:16:00Z"/>
          <w:color w:val="000000" w:themeColor="text1"/>
        </w:rPr>
      </w:pPr>
      <w:ins w:id="72" w:author="법무팀" w:date="2024-07-17T13:56:00Z">
        <w:r w:rsidRPr="00481062">
          <w:rPr>
            <w:rFonts w:eastAsiaTheme="minorHAnsi"/>
            <w:color w:val="000000" w:themeColor="text1"/>
          </w:rPr>
          <w:t>②</w:t>
        </w:r>
        <w:r w:rsidRPr="00481062">
          <w:rPr>
            <w:color w:val="000000" w:themeColor="text1"/>
          </w:rPr>
          <w:t xml:space="preserve"> </w:t>
        </w:r>
      </w:ins>
      <w:ins w:id="73" w:author="법무팀" w:date="2024-07-17T13:57:00Z">
        <w:r w:rsidRPr="00481062">
          <w:rPr>
            <w:color w:val="000000" w:themeColor="text1"/>
          </w:rPr>
          <w:t>회사는</w:t>
        </w:r>
      </w:ins>
      <w:ins w:id="74" w:author="법무팀" w:date="2024-07-17T13:56:00Z">
        <w:r w:rsidRPr="00481062">
          <w:rPr>
            <w:color w:val="000000" w:themeColor="text1"/>
          </w:rPr>
          <w:t xml:space="preserve"> </w:t>
        </w:r>
      </w:ins>
      <w:ins w:id="75" w:author="법무팀" w:date="2024-07-17T13:57:00Z">
        <w:r w:rsidRPr="00481062">
          <w:rPr>
            <w:rFonts w:hint="eastAsia"/>
            <w:color w:val="000000" w:themeColor="text1"/>
          </w:rPr>
          <w:t>위탁업무와 관련된 회사의 규정,</w:t>
        </w:r>
        <w:r w:rsidRPr="00481062">
          <w:rPr>
            <w:color w:val="000000" w:themeColor="text1"/>
          </w:rPr>
          <w:t xml:space="preserve"> </w:t>
        </w:r>
        <w:r w:rsidRPr="00481062">
          <w:rPr>
            <w:rFonts w:hint="eastAsia"/>
            <w:color w:val="000000" w:themeColor="text1"/>
          </w:rPr>
          <w:t>지침 등을 변경할 합리적 사유가 있는 경우에는 이를 변경할 수 있다.</w:t>
        </w:r>
        <w:r w:rsidRPr="00481062">
          <w:rPr>
            <w:color w:val="000000" w:themeColor="text1"/>
          </w:rPr>
          <w:t xml:space="preserve"> </w:t>
        </w:r>
        <w:r w:rsidRPr="00481062">
          <w:rPr>
            <w:rFonts w:hint="eastAsia"/>
            <w:color w:val="000000" w:themeColor="text1"/>
          </w:rPr>
          <w:t xml:space="preserve">이 경우 회사는 사전에 </w:t>
        </w:r>
      </w:ins>
      <w:ins w:id="76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ins w:id="77" w:author="법무팀" w:date="2024-07-17T13:57:00Z">
        <w:r w:rsidRPr="00481062">
          <w:rPr>
            <w:rFonts w:hint="eastAsia"/>
            <w:color w:val="000000" w:themeColor="text1"/>
          </w:rPr>
          <w:t xml:space="preserve">에게 그 변경사항에 대해 개별적으로 </w:t>
        </w:r>
      </w:ins>
      <w:ins w:id="78" w:author="법무팀" w:date="2024-07-17T13:59:00Z">
        <w:r w:rsidRPr="00481062">
          <w:rPr>
            <w:rFonts w:hint="eastAsia"/>
            <w:color w:val="000000" w:themeColor="text1"/>
          </w:rPr>
          <w:t>통지</w:t>
        </w:r>
      </w:ins>
      <w:ins w:id="79" w:author="법무팀" w:date="2024-07-19T09:52:00Z">
        <w:r w:rsidR="007963B1" w:rsidRPr="00481062">
          <w:rPr>
            <w:rFonts w:hint="eastAsia"/>
            <w:color w:val="000000" w:themeColor="text1"/>
          </w:rPr>
          <w:t>(</w:t>
        </w:r>
      </w:ins>
      <w:ins w:id="80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ins w:id="81" w:author="법무팀" w:date="2024-07-19T09:53:00Z">
        <w:r w:rsidR="007963B1" w:rsidRPr="00481062">
          <w:rPr>
            <w:rFonts w:hint="eastAsia"/>
            <w:color w:val="000000" w:themeColor="text1"/>
          </w:rPr>
          <w:t xml:space="preserve"> 명의의 휴대전화 </w:t>
        </w:r>
      </w:ins>
      <w:ins w:id="82" w:author="법무팀" w:date="2024-07-19T09:52:00Z">
        <w:r w:rsidR="007963B1" w:rsidRPr="00481062">
          <w:rPr>
            <w:rFonts w:hint="eastAsia"/>
            <w:color w:val="000000" w:themeColor="text1"/>
          </w:rPr>
          <w:t>문자메시지</w:t>
        </w:r>
      </w:ins>
      <w:ins w:id="83" w:author="법무팀" w:date="2024-07-19T09:53:00Z">
        <w:r w:rsidR="007963B1" w:rsidRPr="00481062">
          <w:rPr>
            <w:rFonts w:hint="eastAsia"/>
            <w:color w:val="000000" w:themeColor="text1"/>
          </w:rPr>
          <w:t xml:space="preserve"> 또는 </w:t>
        </w:r>
        <w:r w:rsidR="007963B1" w:rsidRPr="00481062">
          <w:rPr>
            <w:color w:val="000000" w:themeColor="text1"/>
          </w:rPr>
          <w:t xml:space="preserve">SNS </w:t>
        </w:r>
        <w:r w:rsidR="007963B1" w:rsidRPr="00481062">
          <w:rPr>
            <w:rFonts w:hint="eastAsia"/>
            <w:color w:val="000000" w:themeColor="text1"/>
          </w:rPr>
          <w:t>메시지</w:t>
        </w:r>
      </w:ins>
      <w:ins w:id="84" w:author="법무팀" w:date="2024-07-19T09:52:00Z">
        <w:r w:rsidR="007963B1" w:rsidRPr="00481062">
          <w:rPr>
            <w:rFonts w:hint="eastAsia"/>
            <w:color w:val="000000" w:themeColor="text1"/>
          </w:rPr>
          <w:t xml:space="preserve"> 발송,</w:t>
        </w:r>
        <w:r w:rsidR="007963B1" w:rsidRPr="00481062">
          <w:rPr>
            <w:color w:val="000000" w:themeColor="text1"/>
          </w:rPr>
          <w:t xml:space="preserve"> </w:t>
        </w:r>
        <w:r w:rsidR="007963B1" w:rsidRPr="00481062">
          <w:rPr>
            <w:rFonts w:hint="eastAsia"/>
            <w:color w:val="000000" w:themeColor="text1"/>
          </w:rPr>
          <w:t>이메일 발송,</w:t>
        </w:r>
        <w:r w:rsidR="007963B1" w:rsidRPr="00481062">
          <w:rPr>
            <w:color w:val="000000" w:themeColor="text1"/>
          </w:rPr>
          <w:t xml:space="preserve"> </w:t>
        </w:r>
        <w:r w:rsidR="007963B1" w:rsidRPr="00481062">
          <w:rPr>
            <w:rFonts w:hint="eastAsia"/>
            <w:color w:val="000000" w:themeColor="text1"/>
          </w:rPr>
          <w:t>우편 발송</w:t>
        </w:r>
      </w:ins>
      <w:ins w:id="85" w:author="법무팀" w:date="2024-07-19T09:53:00Z">
        <w:r w:rsidR="007963B1" w:rsidRPr="00481062">
          <w:rPr>
            <w:rFonts w:hint="eastAsia"/>
            <w:color w:val="000000" w:themeColor="text1"/>
          </w:rPr>
          <w:t xml:space="preserve"> 중 하나의 방법)를</w:t>
        </w:r>
      </w:ins>
      <w:ins w:id="86" w:author="법무팀" w:date="2024-07-19T09:52:00Z">
        <w:r w:rsidR="007963B1" w:rsidRPr="00481062">
          <w:rPr>
            <w:color w:val="000000" w:themeColor="text1"/>
          </w:rPr>
          <w:t xml:space="preserve"> </w:t>
        </w:r>
      </w:ins>
      <w:ins w:id="87" w:author="법무팀" w:date="2024-07-17T13:59:00Z">
        <w:r w:rsidRPr="00481062">
          <w:rPr>
            <w:rFonts w:hint="eastAsia"/>
            <w:color w:val="000000" w:themeColor="text1"/>
          </w:rPr>
          <w:t>함으로써 변경내용을 고지하여야 하며,</w:t>
        </w:r>
        <w:r w:rsidRPr="00481062">
          <w:rPr>
            <w:color w:val="000000" w:themeColor="text1"/>
          </w:rPr>
          <w:t xml:space="preserve"> </w:t>
        </w:r>
        <w:r w:rsidRPr="00481062">
          <w:rPr>
            <w:rFonts w:hint="eastAsia"/>
            <w:color w:val="000000" w:themeColor="text1"/>
          </w:rPr>
          <w:t xml:space="preserve">회사가 변경내용을 고지한 날로부터 </w:t>
        </w:r>
        <w:r w:rsidRPr="00481062">
          <w:rPr>
            <w:color w:val="000000" w:themeColor="text1"/>
          </w:rPr>
          <w:t>1</w:t>
        </w:r>
        <w:r w:rsidRPr="00481062">
          <w:rPr>
            <w:rFonts w:hint="eastAsia"/>
            <w:color w:val="000000" w:themeColor="text1"/>
          </w:rPr>
          <w:t xml:space="preserve">월 이내에 </w:t>
        </w:r>
      </w:ins>
      <w:ins w:id="88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ins w:id="89" w:author="법무팀" w:date="2024-07-17T13:59:00Z">
        <w:r w:rsidRPr="00481062">
          <w:rPr>
            <w:rFonts w:hint="eastAsia"/>
            <w:color w:val="000000" w:themeColor="text1"/>
          </w:rPr>
          <w:t>가 이의를 제기하지 아니하는 경우에는 그 변경사항에 동의한 것으로 간주한다.</w:t>
        </w:r>
      </w:ins>
    </w:p>
    <w:p w14:paraId="35B6AA7F" w14:textId="7EC3AABD" w:rsidR="00A66C5D" w:rsidRPr="00481062" w:rsidDel="00A66C5D" w:rsidRDefault="00A66C5D" w:rsidP="00605EF7">
      <w:pPr>
        <w:spacing w:after="0"/>
        <w:rPr>
          <w:del w:id="90" w:author="법무팀" w:date="2024-07-18T14:18:00Z"/>
          <w:color w:val="000000" w:themeColor="text1"/>
        </w:rPr>
      </w:pPr>
    </w:p>
    <w:p w14:paraId="72B57C89" w14:textId="77777777" w:rsidR="00605EF7" w:rsidRPr="00481062" w:rsidRDefault="00605EF7" w:rsidP="00605EF7">
      <w:pPr>
        <w:spacing w:after="0"/>
        <w:rPr>
          <w:color w:val="000000" w:themeColor="text1"/>
        </w:rPr>
      </w:pPr>
    </w:p>
    <w:p w14:paraId="3777849D" w14:textId="77777777" w:rsidR="0060219F" w:rsidRPr="00481062" w:rsidRDefault="00605EF7" w:rsidP="0060219F">
      <w:pPr>
        <w:spacing w:after="0"/>
        <w:rPr>
          <w:b/>
          <w:color w:val="000000" w:themeColor="text1"/>
        </w:rPr>
      </w:pPr>
      <w:r w:rsidRPr="00481062">
        <w:rPr>
          <w:rFonts w:hint="eastAsia"/>
          <w:b/>
          <w:color w:val="000000" w:themeColor="text1"/>
        </w:rPr>
        <w:t>제5조(수수료 지급)</w:t>
      </w:r>
    </w:p>
    <w:p w14:paraId="7F2743C9" w14:textId="25CFE369" w:rsidR="0060219F" w:rsidRPr="00481062" w:rsidRDefault="00B6770A" w:rsidP="0080774B">
      <w:pPr>
        <w:spacing w:after="0"/>
        <w:ind w:left="284" w:hangingChars="142" w:hanging="284"/>
        <w:rPr>
          <w:color w:val="000000" w:themeColor="text1"/>
        </w:rPr>
      </w:pPr>
      <w:r w:rsidRPr="00481062">
        <w:rPr>
          <w:color w:val="000000" w:themeColor="text1"/>
        </w:rPr>
        <w:t>①</w:t>
      </w:r>
      <w:r w:rsidRPr="00481062">
        <w:rPr>
          <w:rFonts w:asciiTheme="majorHAnsi" w:eastAsiaTheme="majorHAnsi" w:hAnsiTheme="majorHAnsi"/>
          <w:color w:val="000000" w:themeColor="text1"/>
          <w:szCs w:val="20"/>
        </w:rPr>
        <w:t xml:space="preserve"> </w:t>
      </w:r>
      <w:r w:rsidR="0060219F" w:rsidRPr="00481062">
        <w:rPr>
          <w:rFonts w:asciiTheme="majorHAnsi" w:eastAsiaTheme="majorHAnsi" w:hAnsiTheme="majorHAnsi"/>
          <w:color w:val="000000" w:themeColor="text1"/>
          <w:szCs w:val="20"/>
        </w:rPr>
        <w:t>회사</w:t>
      </w:r>
      <w:r w:rsidR="0060219F" w:rsidRPr="00481062">
        <w:rPr>
          <w:rFonts w:asciiTheme="majorHAnsi" w:eastAsiaTheme="majorHAnsi" w:hAnsiTheme="majorHAnsi" w:hint="eastAsia"/>
          <w:color w:val="000000" w:themeColor="text1"/>
          <w:szCs w:val="20"/>
        </w:rPr>
        <w:t xml:space="preserve">는 </w:t>
      </w:r>
      <w:del w:id="91" w:author="법무팀" w:date="2025-09-10T11:17:00Z">
        <w:r w:rsidR="00AB4905" w:rsidRPr="00481062" w:rsidDel="009C4AF0">
          <w:rPr>
            <w:rFonts w:asciiTheme="majorHAnsi" w:eastAsiaTheme="majorHAnsi" w:hAnsiTheme="majorHAnsi" w:hint="eastAsia"/>
            <w:color w:val="000000" w:themeColor="text1"/>
            <w:szCs w:val="20"/>
          </w:rPr>
          <w:delText>교육매니저</w:delText>
        </w:r>
      </w:del>
      <w:ins w:id="92" w:author="법무팀" w:date="2025-09-10T11:17:00Z">
        <w:r w:rsidR="009C4AF0" w:rsidRPr="00481062">
          <w:rPr>
            <w:rFonts w:asciiTheme="majorHAnsi" w:eastAsiaTheme="majorHAnsi" w:hAnsiTheme="majorHAnsi" w:hint="eastAsia"/>
            <w:color w:val="000000" w:themeColor="text1"/>
            <w:szCs w:val="20"/>
          </w:rPr>
          <w:t>GA에이전트</w:t>
        </w:r>
      </w:ins>
      <w:r w:rsidR="0060219F" w:rsidRPr="00481062">
        <w:rPr>
          <w:rFonts w:asciiTheme="majorHAnsi" w:eastAsiaTheme="majorHAnsi" w:hAnsiTheme="majorHAnsi" w:hint="eastAsia"/>
          <w:color w:val="000000" w:themeColor="text1"/>
          <w:szCs w:val="20"/>
        </w:rPr>
        <w:t>에게 “</w:t>
      </w:r>
      <w:del w:id="93" w:author="master" w:date="2024-07-22T10:04:00Z">
        <w:r w:rsidR="0060219F" w:rsidRPr="00481062" w:rsidDel="00C81396">
          <w:rPr>
            <w:rFonts w:asciiTheme="majorHAnsi" w:eastAsiaTheme="majorHAnsi" w:hAnsiTheme="majorHAnsi" w:hint="eastAsia"/>
            <w:color w:val="000000" w:themeColor="text1"/>
            <w:szCs w:val="20"/>
          </w:rPr>
          <w:delText>G</w:delText>
        </w:r>
        <w:r w:rsidR="0080774B" w:rsidRPr="00481062" w:rsidDel="00C81396">
          <w:rPr>
            <w:rFonts w:asciiTheme="majorHAnsi" w:eastAsiaTheme="majorHAnsi" w:hAnsiTheme="majorHAnsi" w:hint="eastAsia"/>
            <w:color w:val="000000" w:themeColor="text1"/>
            <w:szCs w:val="20"/>
          </w:rPr>
          <w:delText xml:space="preserve">A채널 </w:delText>
        </w:r>
      </w:del>
      <w:del w:id="94" w:author="법무팀" w:date="2025-09-10T11:17:00Z">
        <w:r w:rsidR="00AB4905" w:rsidRPr="00481062" w:rsidDel="009C4AF0">
          <w:rPr>
            <w:rFonts w:asciiTheme="majorHAnsi" w:eastAsiaTheme="majorHAnsi" w:hAnsiTheme="majorHAnsi" w:hint="eastAsia"/>
            <w:color w:val="000000" w:themeColor="text1"/>
            <w:szCs w:val="20"/>
          </w:rPr>
          <w:delText>교육매니저</w:delText>
        </w:r>
      </w:del>
      <w:ins w:id="95" w:author="법무팀" w:date="2025-09-10T11:17:00Z">
        <w:r w:rsidR="009C4AF0" w:rsidRPr="00481062">
          <w:rPr>
            <w:rFonts w:asciiTheme="majorHAnsi" w:eastAsiaTheme="majorHAnsi" w:hAnsiTheme="majorHAnsi" w:hint="eastAsia"/>
            <w:color w:val="000000" w:themeColor="text1"/>
            <w:szCs w:val="20"/>
          </w:rPr>
          <w:t>GA에이전트</w:t>
        </w:r>
      </w:ins>
      <w:r w:rsidR="0080774B" w:rsidRPr="00481062">
        <w:rPr>
          <w:rFonts w:asciiTheme="majorHAnsi" w:eastAsiaTheme="majorHAnsi" w:hAnsiTheme="majorHAnsi" w:hint="eastAsia"/>
          <w:color w:val="000000" w:themeColor="text1"/>
          <w:szCs w:val="20"/>
        </w:rPr>
        <w:t xml:space="preserve"> 운</w:t>
      </w:r>
      <w:ins w:id="96" w:author="master" w:date="2024-07-22T10:04:00Z">
        <w:r w:rsidR="00C81396" w:rsidRPr="00481062">
          <w:rPr>
            <w:rFonts w:asciiTheme="majorHAnsi" w:eastAsiaTheme="majorHAnsi" w:hAnsiTheme="majorHAnsi" w:hint="eastAsia"/>
            <w:color w:val="000000" w:themeColor="text1"/>
            <w:szCs w:val="20"/>
          </w:rPr>
          <w:t>영제도</w:t>
        </w:r>
      </w:ins>
      <w:del w:id="97" w:author="master" w:date="2024-07-22T10:04:00Z">
        <w:r w:rsidR="0080774B" w:rsidRPr="00481062" w:rsidDel="00C81396">
          <w:rPr>
            <w:rFonts w:asciiTheme="majorHAnsi" w:eastAsiaTheme="majorHAnsi" w:hAnsiTheme="majorHAnsi" w:hint="eastAsia"/>
            <w:color w:val="000000" w:themeColor="text1"/>
            <w:szCs w:val="20"/>
          </w:rPr>
          <w:delText>용지침</w:delText>
        </w:r>
      </w:del>
      <w:r w:rsidR="0060219F" w:rsidRPr="00481062">
        <w:rPr>
          <w:rFonts w:asciiTheme="majorHAnsi" w:eastAsiaTheme="majorHAnsi" w:hAnsiTheme="majorHAnsi" w:hint="eastAsia"/>
          <w:color w:val="000000" w:themeColor="text1"/>
          <w:szCs w:val="20"/>
        </w:rPr>
        <w:t xml:space="preserve">”를 적용하며, </w:t>
      </w:r>
      <w:r w:rsidR="0080774B" w:rsidRPr="00481062">
        <w:rPr>
          <w:rFonts w:asciiTheme="majorHAnsi" w:eastAsiaTheme="majorHAnsi" w:hAnsiTheme="majorHAnsi" w:hint="eastAsia"/>
          <w:color w:val="000000" w:themeColor="text1"/>
          <w:szCs w:val="20"/>
        </w:rPr>
        <w:t>제3장</w:t>
      </w:r>
      <w:r w:rsidR="0060219F" w:rsidRPr="00481062">
        <w:rPr>
          <w:rFonts w:asciiTheme="majorHAnsi" w:eastAsiaTheme="majorHAnsi" w:hAnsiTheme="majorHAnsi" w:hint="eastAsia"/>
          <w:color w:val="000000" w:themeColor="text1"/>
          <w:szCs w:val="20"/>
        </w:rPr>
        <w:t>“</w:t>
      </w:r>
      <w:r w:rsidR="0080774B" w:rsidRPr="00481062">
        <w:rPr>
          <w:rFonts w:asciiTheme="majorHAnsi" w:eastAsiaTheme="majorHAnsi" w:hAnsiTheme="majorHAnsi" w:hint="eastAsia"/>
          <w:color w:val="000000" w:themeColor="text1"/>
          <w:szCs w:val="20"/>
        </w:rPr>
        <w:t>수수료</w:t>
      </w:r>
      <w:r w:rsidR="00C51D8B" w:rsidRPr="00481062">
        <w:rPr>
          <w:rFonts w:asciiTheme="majorHAnsi" w:eastAsiaTheme="majorHAnsi" w:hAnsiTheme="majorHAnsi" w:hint="eastAsia"/>
          <w:color w:val="000000" w:themeColor="text1"/>
          <w:szCs w:val="20"/>
        </w:rPr>
        <w:t xml:space="preserve"> </w:t>
      </w:r>
      <w:r w:rsidR="0080774B" w:rsidRPr="00481062">
        <w:rPr>
          <w:rFonts w:asciiTheme="majorHAnsi" w:eastAsiaTheme="majorHAnsi" w:hAnsiTheme="majorHAnsi" w:hint="eastAsia"/>
          <w:color w:val="000000" w:themeColor="text1"/>
          <w:szCs w:val="20"/>
        </w:rPr>
        <w:t>지급기준</w:t>
      </w:r>
      <w:r w:rsidR="0060219F" w:rsidRPr="00481062">
        <w:rPr>
          <w:rFonts w:asciiTheme="majorHAnsi" w:eastAsiaTheme="majorHAnsi" w:hAnsiTheme="majorHAnsi"/>
          <w:color w:val="000000" w:themeColor="text1"/>
          <w:szCs w:val="20"/>
        </w:rPr>
        <w:t>”</w:t>
      </w:r>
      <w:r w:rsidR="0060219F" w:rsidRPr="00481062">
        <w:rPr>
          <w:rFonts w:asciiTheme="majorHAnsi" w:eastAsiaTheme="majorHAnsi" w:hAnsiTheme="majorHAnsi" w:hint="eastAsia"/>
          <w:color w:val="000000" w:themeColor="text1"/>
          <w:szCs w:val="20"/>
        </w:rPr>
        <w:t xml:space="preserve">에 의거 수수료를 지급 또는 환수한다. </w:t>
      </w:r>
    </w:p>
    <w:p w14:paraId="20608489" w14:textId="3353E858" w:rsidR="0060219F" w:rsidRPr="00481062" w:rsidRDefault="0080774B" w:rsidP="00C51D8B">
      <w:pPr>
        <w:wordWrap/>
        <w:autoSpaceDE/>
        <w:autoSpaceDN/>
        <w:snapToGrid w:val="0"/>
        <w:spacing w:after="0" w:line="276" w:lineRule="auto"/>
        <w:ind w:left="284" w:hangingChars="142" w:hanging="284"/>
        <w:rPr>
          <w:rFonts w:asciiTheme="majorHAnsi" w:eastAsiaTheme="majorHAnsi" w:hAnsiTheme="majorHAnsi"/>
          <w:color w:val="000000" w:themeColor="text1"/>
          <w:szCs w:val="20"/>
        </w:rPr>
      </w:pPr>
      <w:r w:rsidRPr="00481062">
        <w:rPr>
          <w:color w:val="000000" w:themeColor="text1"/>
        </w:rPr>
        <w:t xml:space="preserve">② </w:t>
      </w:r>
      <w:r w:rsidR="00B63921" w:rsidRPr="00481062">
        <w:rPr>
          <w:rFonts w:hint="eastAsia"/>
          <w:color w:val="000000" w:themeColor="text1"/>
        </w:rPr>
        <w:t xml:space="preserve">회사는 </w:t>
      </w:r>
      <w:del w:id="98" w:author="법무팀" w:date="2025-09-10T11:17:00Z">
        <w:r w:rsidR="00AB4905" w:rsidRPr="00481062" w:rsidDel="009C4AF0">
          <w:rPr>
            <w:rFonts w:hint="eastAsia"/>
            <w:color w:val="000000" w:themeColor="text1"/>
          </w:rPr>
          <w:delText>교육매니저</w:delText>
        </w:r>
      </w:del>
      <w:ins w:id="99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r w:rsidR="00B63921" w:rsidRPr="00481062">
        <w:rPr>
          <w:rFonts w:hint="eastAsia"/>
          <w:color w:val="000000" w:themeColor="text1"/>
        </w:rPr>
        <w:t xml:space="preserve">가 수수료 편취를 목적으로 위탁업무를 부당한 방법으로 수행했다고 판단되는 경우 사실관계 규명 시까지 수수료 지급기준이 정하는 바에 따라 수수료의 일부 또는 전부를 지급 </w:t>
      </w:r>
      <w:r w:rsidR="00B63921" w:rsidRPr="00481062">
        <w:rPr>
          <w:rFonts w:hint="eastAsia"/>
          <w:color w:val="000000" w:themeColor="text1"/>
        </w:rPr>
        <w:lastRenderedPageBreak/>
        <w:t>보류할 수 있다.</w:t>
      </w:r>
      <w:r w:rsidR="00B63921" w:rsidRPr="00481062">
        <w:rPr>
          <w:color w:val="000000" w:themeColor="text1"/>
        </w:rPr>
        <w:t xml:space="preserve"> </w:t>
      </w:r>
      <w:r w:rsidR="00B63921" w:rsidRPr="00481062">
        <w:rPr>
          <w:rFonts w:hint="eastAsia"/>
          <w:color w:val="000000" w:themeColor="text1"/>
        </w:rPr>
        <w:t xml:space="preserve">사실관계가 규명된 후에는 수수료 지급기준이 </w:t>
      </w:r>
      <w:r w:rsidR="00C51D8B" w:rsidRPr="00481062">
        <w:rPr>
          <w:rFonts w:hint="eastAsia"/>
          <w:color w:val="000000" w:themeColor="text1"/>
        </w:rPr>
        <w:t>정</w:t>
      </w:r>
      <w:r w:rsidR="00B63921" w:rsidRPr="00481062">
        <w:rPr>
          <w:rFonts w:hint="eastAsia"/>
          <w:color w:val="000000" w:themeColor="text1"/>
        </w:rPr>
        <w:t xml:space="preserve">하는 바에 따라 </w:t>
      </w:r>
      <w:r w:rsidR="00C51D8B" w:rsidRPr="00481062">
        <w:rPr>
          <w:rFonts w:hint="eastAsia"/>
          <w:color w:val="000000" w:themeColor="text1"/>
        </w:rPr>
        <w:t>지급 보류된 부분을 지급하거나 또는 확정적으로 지급하지 않을 수 있다.</w:t>
      </w:r>
    </w:p>
    <w:p w14:paraId="31C941D4" w14:textId="27EC8633" w:rsidR="00C51D8B" w:rsidRPr="00481062" w:rsidRDefault="00C51D8B" w:rsidP="00C51D8B">
      <w:pPr>
        <w:wordWrap/>
        <w:autoSpaceDE/>
        <w:autoSpaceDN/>
        <w:snapToGrid w:val="0"/>
        <w:spacing w:after="0" w:line="276" w:lineRule="auto"/>
        <w:ind w:left="284" w:hangingChars="142" w:hanging="284"/>
        <w:rPr>
          <w:color w:val="000000" w:themeColor="text1"/>
        </w:rPr>
      </w:pPr>
      <w:r w:rsidRPr="00481062">
        <w:rPr>
          <w:color w:val="000000" w:themeColor="text1"/>
        </w:rPr>
        <w:t xml:space="preserve">③ </w:t>
      </w:r>
      <w:r w:rsidRPr="00481062">
        <w:rPr>
          <w:rFonts w:hint="eastAsia"/>
          <w:color w:val="000000" w:themeColor="text1"/>
        </w:rPr>
        <w:t xml:space="preserve">회사는 본계약의 체결 시 </w:t>
      </w:r>
      <w:del w:id="100" w:author="법무팀" w:date="2025-09-10T11:17:00Z">
        <w:r w:rsidR="00AB4905" w:rsidRPr="00481062" w:rsidDel="009C4AF0">
          <w:rPr>
            <w:rFonts w:hint="eastAsia"/>
            <w:color w:val="000000" w:themeColor="text1"/>
          </w:rPr>
          <w:delText>교육매니저</w:delText>
        </w:r>
      </w:del>
      <w:ins w:id="101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r w:rsidRPr="00481062">
        <w:rPr>
          <w:rFonts w:hint="eastAsia"/>
          <w:color w:val="000000" w:themeColor="text1"/>
        </w:rPr>
        <w:t xml:space="preserve">에게 수수료 지급기준을 충분히 설명하고 </w:t>
      </w:r>
      <w:del w:id="102" w:author="법무팀" w:date="2025-09-10T11:17:00Z">
        <w:r w:rsidR="00AB4905" w:rsidRPr="00481062" w:rsidDel="009C4AF0">
          <w:rPr>
            <w:rFonts w:hint="eastAsia"/>
            <w:color w:val="000000" w:themeColor="text1"/>
          </w:rPr>
          <w:delText>교육매니저</w:delText>
        </w:r>
      </w:del>
      <w:ins w:id="103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r w:rsidRPr="00481062">
        <w:rPr>
          <w:rFonts w:hint="eastAsia"/>
          <w:color w:val="000000" w:themeColor="text1"/>
        </w:rPr>
        <w:t>의 동의를 받아야</w:t>
      </w:r>
      <w:r w:rsidRPr="00481062">
        <w:rPr>
          <w:color w:val="000000" w:themeColor="text1"/>
        </w:rPr>
        <w:t xml:space="preserve"> </w:t>
      </w:r>
      <w:r w:rsidRPr="00481062">
        <w:rPr>
          <w:rFonts w:hint="eastAsia"/>
          <w:color w:val="000000" w:themeColor="text1"/>
        </w:rPr>
        <w:t>한다</w:t>
      </w:r>
      <w:r w:rsidRPr="00481062">
        <w:rPr>
          <w:color w:val="000000" w:themeColor="text1"/>
        </w:rPr>
        <w:t>.</w:t>
      </w:r>
    </w:p>
    <w:p w14:paraId="10EF357D" w14:textId="37E5295F" w:rsidR="00E0446D" w:rsidRPr="00481062" w:rsidRDefault="00C51D8B" w:rsidP="00C51D8B">
      <w:pPr>
        <w:wordWrap/>
        <w:autoSpaceDE/>
        <w:autoSpaceDN/>
        <w:snapToGrid w:val="0"/>
        <w:spacing w:after="0" w:line="276" w:lineRule="auto"/>
        <w:ind w:left="284" w:hangingChars="142" w:hanging="284"/>
        <w:rPr>
          <w:color w:val="000000" w:themeColor="text1"/>
        </w:rPr>
      </w:pPr>
      <w:r w:rsidRPr="00481062">
        <w:rPr>
          <w:color w:val="000000" w:themeColor="text1"/>
        </w:rPr>
        <w:t xml:space="preserve">④ </w:t>
      </w:r>
      <w:r w:rsidRPr="00481062">
        <w:rPr>
          <w:rFonts w:hint="eastAsia"/>
          <w:color w:val="000000" w:themeColor="text1"/>
        </w:rPr>
        <w:t>회사는</w:t>
      </w:r>
      <w:r w:rsidRPr="00481062">
        <w:rPr>
          <w:color w:val="000000" w:themeColor="text1"/>
        </w:rPr>
        <w:t xml:space="preserve"> 수수료 지급기준을 변경하고자 하는 경우 변경 예정 내용을 시행 예정일로부터 최소 35</w:t>
      </w:r>
      <w:r w:rsidRPr="00481062">
        <w:rPr>
          <w:rFonts w:hint="eastAsia"/>
          <w:color w:val="000000" w:themeColor="text1"/>
        </w:rPr>
        <w:t>일전에</w:t>
      </w:r>
      <w:r w:rsidRPr="00481062">
        <w:rPr>
          <w:color w:val="000000" w:themeColor="text1"/>
        </w:rPr>
        <w:t xml:space="preserve"> </w:t>
      </w:r>
      <w:del w:id="104" w:author="법무팀" w:date="2025-09-10T11:17:00Z">
        <w:r w:rsidR="00AB4905" w:rsidRPr="00481062" w:rsidDel="009C4AF0">
          <w:rPr>
            <w:rFonts w:hint="eastAsia"/>
            <w:color w:val="000000" w:themeColor="text1"/>
          </w:rPr>
          <w:delText>교육매니저</w:delText>
        </w:r>
      </w:del>
      <w:ins w:id="105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r w:rsidRPr="00481062">
        <w:rPr>
          <w:rFonts w:hint="eastAsia"/>
          <w:color w:val="000000" w:themeColor="text1"/>
        </w:rPr>
        <w:t>에게</w:t>
      </w:r>
      <w:r w:rsidRPr="00481062">
        <w:rPr>
          <w:color w:val="000000" w:themeColor="text1"/>
        </w:rPr>
        <w:t xml:space="preserve"> </w:t>
      </w:r>
      <w:r w:rsidRPr="00481062">
        <w:rPr>
          <w:rFonts w:hint="eastAsia"/>
          <w:color w:val="000000" w:themeColor="text1"/>
        </w:rPr>
        <w:t>서면으로</w:t>
      </w:r>
      <w:r w:rsidRPr="00481062">
        <w:rPr>
          <w:color w:val="000000" w:themeColor="text1"/>
        </w:rPr>
        <w:t xml:space="preserve"> </w:t>
      </w:r>
      <w:r w:rsidRPr="00481062">
        <w:rPr>
          <w:rFonts w:hint="eastAsia"/>
          <w:color w:val="000000" w:themeColor="text1"/>
        </w:rPr>
        <w:t>통지하고</w:t>
      </w:r>
      <w:r w:rsidRPr="00481062">
        <w:rPr>
          <w:color w:val="000000" w:themeColor="text1"/>
        </w:rPr>
        <w:t xml:space="preserve"> </w:t>
      </w:r>
      <w:r w:rsidRPr="00481062">
        <w:rPr>
          <w:rFonts w:hint="eastAsia"/>
          <w:color w:val="000000" w:themeColor="text1"/>
        </w:rPr>
        <w:t>동의를</w:t>
      </w:r>
      <w:r w:rsidRPr="00481062">
        <w:rPr>
          <w:color w:val="000000" w:themeColor="text1"/>
        </w:rPr>
        <w:t xml:space="preserve"> </w:t>
      </w:r>
      <w:r w:rsidRPr="00481062">
        <w:rPr>
          <w:rFonts w:hint="eastAsia"/>
          <w:color w:val="000000" w:themeColor="text1"/>
        </w:rPr>
        <w:t>받아야</w:t>
      </w:r>
      <w:r w:rsidRPr="00481062">
        <w:rPr>
          <w:color w:val="000000" w:themeColor="text1"/>
        </w:rPr>
        <w:t xml:space="preserve"> </w:t>
      </w:r>
      <w:r w:rsidRPr="00481062">
        <w:rPr>
          <w:rFonts w:hint="eastAsia"/>
          <w:color w:val="000000" w:themeColor="text1"/>
        </w:rPr>
        <w:t>한다</w:t>
      </w:r>
      <w:r w:rsidRPr="00481062">
        <w:rPr>
          <w:color w:val="000000" w:themeColor="text1"/>
        </w:rPr>
        <w:t>.</w:t>
      </w:r>
    </w:p>
    <w:p w14:paraId="43E3BD39" w14:textId="6DDE0166" w:rsidR="00C51D8B" w:rsidRPr="00481062" w:rsidRDefault="00E0446D" w:rsidP="00C51D8B">
      <w:pPr>
        <w:wordWrap/>
        <w:autoSpaceDE/>
        <w:autoSpaceDN/>
        <w:snapToGrid w:val="0"/>
        <w:spacing w:after="0" w:line="276" w:lineRule="auto"/>
        <w:ind w:left="284" w:hangingChars="142" w:hanging="284"/>
        <w:rPr>
          <w:color w:val="000000" w:themeColor="text1"/>
        </w:rPr>
      </w:pPr>
      <w:r w:rsidRPr="00481062">
        <w:rPr>
          <w:color w:val="000000" w:themeColor="text1"/>
        </w:rPr>
        <w:t xml:space="preserve">⑤ </w:t>
      </w:r>
      <w:r w:rsidRPr="00481062">
        <w:rPr>
          <w:rFonts w:hint="eastAsia"/>
          <w:color w:val="000000" w:themeColor="text1"/>
        </w:rPr>
        <w:t xml:space="preserve">회사는 </w:t>
      </w:r>
      <w:del w:id="106" w:author="법무팀" w:date="2025-09-10T11:17:00Z">
        <w:r w:rsidR="00AB4905" w:rsidRPr="00481062" w:rsidDel="009C4AF0">
          <w:rPr>
            <w:rFonts w:hint="eastAsia"/>
            <w:color w:val="000000" w:themeColor="text1"/>
          </w:rPr>
          <w:delText>교육매니저</w:delText>
        </w:r>
      </w:del>
      <w:ins w:id="107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r w:rsidRPr="00481062">
        <w:rPr>
          <w:rFonts w:hint="eastAsia"/>
          <w:color w:val="000000" w:themeColor="text1"/>
        </w:rPr>
        <w:t>의 동의를 받아 수수료 지급기준을 변경할 수 있다.</w:t>
      </w:r>
      <w:r w:rsidRPr="00481062">
        <w:rPr>
          <w:color w:val="000000" w:themeColor="text1"/>
        </w:rPr>
        <w:t xml:space="preserve"> </w:t>
      </w:r>
      <w:r w:rsidRPr="00481062">
        <w:rPr>
          <w:rFonts w:hint="eastAsia"/>
          <w:color w:val="000000" w:themeColor="text1"/>
        </w:rPr>
        <w:t xml:space="preserve">회사가 수수료 지급기준의 변경내용을 </w:t>
      </w:r>
      <w:del w:id="108" w:author="법무팀" w:date="2025-09-10T11:17:00Z">
        <w:r w:rsidR="00AB4905" w:rsidRPr="00481062" w:rsidDel="009C4AF0">
          <w:rPr>
            <w:rFonts w:hint="eastAsia"/>
            <w:color w:val="000000" w:themeColor="text1"/>
          </w:rPr>
          <w:delText>교육매니저</w:delText>
        </w:r>
      </w:del>
      <w:ins w:id="109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r w:rsidRPr="00481062">
        <w:rPr>
          <w:rFonts w:hint="eastAsia"/>
          <w:color w:val="000000" w:themeColor="text1"/>
        </w:rPr>
        <w:t xml:space="preserve">에게 통지하고 통지일로부터 </w:t>
      </w:r>
      <w:r w:rsidRPr="00481062">
        <w:rPr>
          <w:color w:val="000000" w:themeColor="text1"/>
        </w:rPr>
        <w:t>1</w:t>
      </w:r>
      <w:r w:rsidRPr="00481062">
        <w:rPr>
          <w:rFonts w:hint="eastAsia"/>
          <w:color w:val="000000" w:themeColor="text1"/>
        </w:rPr>
        <w:t xml:space="preserve">월 이내에 </w:t>
      </w:r>
      <w:del w:id="110" w:author="법무팀" w:date="2025-09-10T11:17:00Z">
        <w:r w:rsidR="00AB4905" w:rsidRPr="00481062" w:rsidDel="009C4AF0">
          <w:rPr>
            <w:rFonts w:hint="eastAsia"/>
            <w:color w:val="000000" w:themeColor="text1"/>
          </w:rPr>
          <w:delText>교육매니저</w:delText>
        </w:r>
      </w:del>
      <w:ins w:id="111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r w:rsidRPr="00481062">
        <w:rPr>
          <w:rFonts w:hint="eastAsia"/>
          <w:color w:val="000000" w:themeColor="text1"/>
        </w:rPr>
        <w:t xml:space="preserve">가 동의하지 않는다는 의사를 명시적으로 </w:t>
      </w:r>
      <w:r w:rsidR="002F1F6C" w:rsidRPr="00481062">
        <w:rPr>
          <w:rFonts w:hint="eastAsia"/>
          <w:color w:val="000000" w:themeColor="text1"/>
        </w:rPr>
        <w:t>밝히지 아니하는 경우에는 동의한 것으로 본다.</w:t>
      </w:r>
    </w:p>
    <w:p w14:paraId="578054D8" w14:textId="77777777" w:rsidR="0048021C" w:rsidRPr="00481062" w:rsidRDefault="002F1F6C" w:rsidP="0048021C">
      <w:pPr>
        <w:wordWrap/>
        <w:snapToGrid w:val="0"/>
        <w:spacing w:line="340" w:lineRule="atLeast"/>
        <w:ind w:leftChars="150" w:left="300"/>
        <w:rPr>
          <w:ins w:id="112" w:author="법무팀" w:date="2024-07-17T15:17:00Z"/>
          <w:rFonts w:ascii="맑은 고딕" w:eastAsia="맑은 고딕" w:hAnsi="맑은 고딕"/>
          <w:b/>
          <w:bCs/>
          <w:color w:val="000000" w:themeColor="text1"/>
        </w:rPr>
      </w:pPr>
      <w:r w:rsidRPr="00481062">
        <w:rPr>
          <w:color w:val="000000" w:themeColor="text1"/>
        </w:rPr>
        <w:t xml:space="preserve">⑥ </w:t>
      </w:r>
      <w:r w:rsidRPr="00481062">
        <w:rPr>
          <w:rFonts w:hint="eastAsia"/>
          <w:color w:val="000000" w:themeColor="text1"/>
        </w:rPr>
        <w:t>관계법령의 제</w:t>
      </w:r>
      <w:r w:rsidRPr="00481062">
        <w:rPr>
          <w:color w:val="000000" w:themeColor="text1"/>
        </w:rPr>
        <w:t>·</w:t>
      </w:r>
      <w:r w:rsidRPr="00481062">
        <w:rPr>
          <w:rFonts w:hint="eastAsia"/>
          <w:color w:val="000000" w:themeColor="text1"/>
        </w:rPr>
        <w:t>개정 반영 및 법규위반 소지의 해소,</w:t>
      </w:r>
      <w:r w:rsidRPr="00481062">
        <w:rPr>
          <w:color w:val="000000" w:themeColor="text1"/>
        </w:rPr>
        <w:t xml:space="preserve"> </w:t>
      </w:r>
      <w:r w:rsidRPr="00481062">
        <w:rPr>
          <w:rFonts w:hint="eastAsia"/>
          <w:color w:val="000000" w:themeColor="text1"/>
        </w:rPr>
        <w:t>단서조항 등 경미한 사항 및 모집성과와 관련이 없는 지원제도의 변경,</w:t>
      </w:r>
      <w:r w:rsidRPr="00481062">
        <w:rPr>
          <w:color w:val="000000" w:themeColor="text1"/>
        </w:rPr>
        <w:t xml:space="preserve"> </w:t>
      </w:r>
      <w:r w:rsidRPr="00481062">
        <w:rPr>
          <w:rFonts w:hint="eastAsia"/>
          <w:color w:val="000000" w:themeColor="text1"/>
        </w:rPr>
        <w:t>기타 부당경쟁 및 모집질서 개선을 위한 변경의 경우에는 상기의</w:t>
      </w:r>
      <w:r w:rsidR="00D00552" w:rsidRPr="00481062">
        <w:rPr>
          <w:rFonts w:hint="eastAsia"/>
          <w:color w:val="000000" w:themeColor="text1"/>
        </w:rPr>
        <w:t xml:space="preserve"> </w:t>
      </w:r>
      <w:r w:rsidRPr="00481062">
        <w:rPr>
          <w:rFonts w:hint="eastAsia"/>
          <w:color w:val="000000" w:themeColor="text1"/>
        </w:rPr>
        <w:t>동의절차를 생략할 수 있다.</w:t>
      </w:r>
      <w:r w:rsidRPr="00481062">
        <w:rPr>
          <w:color w:val="000000" w:themeColor="text1"/>
        </w:rPr>
        <w:t xml:space="preserve"> </w:t>
      </w:r>
      <w:r w:rsidRPr="00481062">
        <w:rPr>
          <w:rFonts w:hint="eastAsia"/>
          <w:color w:val="000000" w:themeColor="text1"/>
        </w:rPr>
        <w:t>이는 위탁업무 수행과 직접적인 관련이 없는 사항을 변경하는 경우에는 동일하게 적용된다.</w:t>
      </w:r>
      <w:ins w:id="113" w:author="법무팀" w:date="2024-07-17T15:17:00Z">
        <w:r w:rsidR="0048021C" w:rsidRPr="00481062">
          <w:rPr>
            <w:rFonts w:ascii="맑은 고딕" w:eastAsia="맑은 고딕" w:hAnsi="맑은 고딕" w:hint="eastAsia"/>
            <w:b/>
            <w:bCs/>
            <w:color w:val="000000" w:themeColor="text1"/>
          </w:rPr>
          <w:t xml:space="preserve"> </w:t>
        </w:r>
      </w:ins>
    </w:p>
    <w:p w14:paraId="51819301" w14:textId="77777777" w:rsidR="0048021C" w:rsidRPr="00481062" w:rsidRDefault="0048021C" w:rsidP="0048021C">
      <w:pPr>
        <w:wordWrap/>
        <w:snapToGrid w:val="0"/>
        <w:spacing w:line="340" w:lineRule="atLeast"/>
        <w:ind w:leftChars="150" w:left="300"/>
        <w:rPr>
          <w:ins w:id="114" w:author="법무팀" w:date="2024-07-17T15:17:00Z"/>
          <w:rFonts w:ascii="맑은 고딕" w:eastAsia="맑은 고딕" w:hAnsi="맑은 고딕"/>
          <w:b/>
          <w:bCs/>
          <w:color w:val="000000" w:themeColor="text1"/>
        </w:rPr>
      </w:pPr>
    </w:p>
    <w:p w14:paraId="337425BD" w14:textId="74F21797" w:rsidR="0048021C" w:rsidRPr="00481062" w:rsidRDefault="0048021C" w:rsidP="0048021C">
      <w:pPr>
        <w:wordWrap/>
        <w:snapToGrid w:val="0"/>
        <w:spacing w:line="340" w:lineRule="atLeast"/>
        <w:ind w:leftChars="150" w:left="300"/>
        <w:rPr>
          <w:ins w:id="115" w:author="법무팀" w:date="2024-07-17T15:17:00Z"/>
          <w:rFonts w:ascii="맑은 고딕" w:eastAsia="맑은 고딕" w:hAnsi="맑은 고딕"/>
          <w:color w:val="000000" w:themeColor="text1"/>
        </w:rPr>
      </w:pPr>
      <w:ins w:id="116" w:author="법무팀" w:date="2024-07-17T15:17:00Z">
        <w:r w:rsidRPr="00481062">
          <w:rPr>
            <w:rFonts w:ascii="맑은 고딕" w:eastAsia="맑은 고딕" w:hAnsi="맑은 고딕" w:hint="eastAsia"/>
            <w:b/>
            <w:bCs/>
            <w:color w:val="000000" w:themeColor="text1"/>
          </w:rPr>
          <w:t xml:space="preserve">제6조 (손해배상) </w:t>
        </w:r>
      </w:ins>
    </w:p>
    <w:p w14:paraId="09D883E1" w14:textId="0D4B05AA" w:rsidR="0048021C" w:rsidRPr="00481062" w:rsidRDefault="0048021C" w:rsidP="0048021C">
      <w:pPr>
        <w:numPr>
          <w:ilvl w:val="0"/>
          <w:numId w:val="4"/>
        </w:numPr>
        <w:spacing w:after="0" w:line="240" w:lineRule="auto"/>
        <w:rPr>
          <w:ins w:id="117" w:author="법무팀" w:date="2024-07-17T15:17:00Z"/>
          <w:rFonts w:ascii="맑은 고딕" w:eastAsia="맑은 고딕" w:hAnsi="맑은 고딕"/>
          <w:color w:val="000000" w:themeColor="text1"/>
        </w:rPr>
      </w:pPr>
      <w:ins w:id="118" w:author="법무팀" w:date="2024-07-17T15:17:00Z">
        <w:r w:rsidRPr="00481062">
          <w:rPr>
            <w:rFonts w:ascii="맑은 고딕" w:eastAsia="맑은 고딕" w:hAnsi="맑은 고딕" w:hint="eastAsia"/>
            <w:color w:val="000000" w:themeColor="text1"/>
          </w:rPr>
          <w:t xml:space="preserve">회사는 다음 각 호의 1에 해당하는 경우 </w:t>
        </w:r>
      </w:ins>
      <w:ins w:id="119" w:author="법무팀" w:date="2025-09-10T11:17:00Z">
        <w:r w:rsidR="009C4AF0" w:rsidRPr="00481062">
          <w:rPr>
            <w:rFonts w:ascii="맑은 고딕" w:eastAsia="맑은 고딕" w:hAnsi="맑은 고딕" w:hint="eastAsia"/>
            <w:color w:val="000000" w:themeColor="text1"/>
          </w:rPr>
          <w:t>GA에이전트</w:t>
        </w:r>
      </w:ins>
      <w:ins w:id="120" w:author="법무팀" w:date="2024-07-17T15:17:00Z">
        <w:r w:rsidRPr="00481062">
          <w:rPr>
            <w:rFonts w:ascii="맑은 고딕" w:eastAsia="맑은 고딕" w:hAnsi="맑은 고딕" w:hint="eastAsia"/>
            <w:color w:val="000000" w:themeColor="text1"/>
          </w:rPr>
          <w:t>에게 손해배상 또는 구상권을 청구할 수 있다.</w:t>
        </w:r>
      </w:ins>
    </w:p>
    <w:p w14:paraId="5247F567" w14:textId="77777777" w:rsidR="0048021C" w:rsidRPr="00481062" w:rsidRDefault="0048021C" w:rsidP="0048021C">
      <w:pPr>
        <w:wordWrap/>
        <w:snapToGrid w:val="0"/>
        <w:spacing w:line="340" w:lineRule="atLeast"/>
        <w:ind w:leftChars="260" w:left="770" w:hangingChars="125" w:hanging="250"/>
        <w:rPr>
          <w:ins w:id="121" w:author="법무팀" w:date="2024-07-17T15:17:00Z"/>
          <w:rFonts w:ascii="맑은 고딕" w:eastAsia="맑은 고딕" w:hAnsi="맑은 고딕"/>
          <w:color w:val="000000" w:themeColor="text1"/>
        </w:rPr>
      </w:pPr>
      <w:ins w:id="122" w:author="법무팀" w:date="2024-07-17T15:17:00Z">
        <w:r w:rsidRPr="00481062">
          <w:rPr>
            <w:rFonts w:ascii="맑은 고딕" w:eastAsia="맑은 고딕" w:hAnsi="맑은 고딕" w:hint="eastAsia"/>
            <w:color w:val="000000" w:themeColor="text1"/>
          </w:rPr>
          <w:t>1. 회사의 승인 없이 위탁업무와 관련이 없는 행위를 수행함으로써 회사에 대해 법률소송 등 분쟁이</w:t>
        </w:r>
      </w:ins>
    </w:p>
    <w:p w14:paraId="2D9E3FC5" w14:textId="77777777" w:rsidR="0048021C" w:rsidRPr="00481062" w:rsidRDefault="0048021C" w:rsidP="0048021C">
      <w:pPr>
        <w:wordWrap/>
        <w:snapToGrid w:val="0"/>
        <w:spacing w:line="340" w:lineRule="atLeast"/>
        <w:ind w:leftChars="260" w:left="770" w:hangingChars="125" w:hanging="250"/>
        <w:rPr>
          <w:ins w:id="123" w:author="법무팀" w:date="2024-07-17T15:17:00Z"/>
          <w:rFonts w:ascii="맑은 고딕" w:eastAsia="맑은 고딕" w:hAnsi="맑은 고딕"/>
          <w:color w:val="000000" w:themeColor="text1"/>
        </w:rPr>
      </w:pPr>
      <w:ins w:id="124" w:author="법무팀" w:date="2024-07-17T15:17:00Z">
        <w:r w:rsidRPr="00481062">
          <w:rPr>
            <w:rFonts w:ascii="맑은 고딕" w:eastAsia="맑은 고딕" w:hAnsi="맑은 고딕" w:hint="eastAsia"/>
            <w:color w:val="000000" w:themeColor="text1"/>
          </w:rPr>
          <w:t xml:space="preserve"> 제기되어 손해가 발생하였을 경우</w:t>
        </w:r>
      </w:ins>
    </w:p>
    <w:p w14:paraId="62F26280" w14:textId="79CBDC2F" w:rsidR="0048021C" w:rsidRPr="00481062" w:rsidRDefault="0048021C">
      <w:pPr>
        <w:wordWrap/>
        <w:snapToGrid w:val="0"/>
        <w:spacing w:line="340" w:lineRule="atLeast"/>
        <w:ind w:leftChars="260" w:left="770" w:hangingChars="125" w:hanging="250"/>
        <w:rPr>
          <w:ins w:id="125" w:author="법무팀" w:date="2024-07-17T15:17:00Z"/>
          <w:rFonts w:ascii="맑은 고딕" w:eastAsia="맑은 고딕" w:hAnsi="맑은 고딕"/>
          <w:color w:val="000000" w:themeColor="text1"/>
        </w:rPr>
        <w:pPrChange w:id="126" w:author="법무팀" w:date="2024-07-17T15:17:00Z">
          <w:pPr>
            <w:wordWrap/>
            <w:snapToGrid w:val="0"/>
            <w:spacing w:line="340" w:lineRule="atLeast"/>
            <w:ind w:leftChars="310" w:left="770" w:hangingChars="75" w:hanging="150"/>
          </w:pPr>
        </w:pPrChange>
      </w:pPr>
      <w:ins w:id="127" w:author="법무팀" w:date="2024-07-17T15:17:00Z">
        <w:r w:rsidRPr="00481062">
          <w:rPr>
            <w:rFonts w:ascii="맑은 고딕" w:eastAsia="맑은 고딕" w:hAnsi="맑은 고딕" w:hint="eastAsia"/>
            <w:color w:val="000000" w:themeColor="text1"/>
          </w:rPr>
          <w:t xml:space="preserve">2. 회사의 위험선택과 관련하여 본인이 알게 된 사실을 회사에 사실대로 알리지 않았거나, 본인이 고지 </w:t>
        </w:r>
        <w:del w:id="128" w:author="master" w:date="2024-07-22T09:17:00Z">
          <w:r w:rsidRPr="00481062" w:rsidDel="00600FA2">
            <w:rPr>
              <w:noProof/>
              <w:color w:val="000000" w:themeColor="text1"/>
            </w:rPr>
            <w:drawing>
              <wp:anchor distT="0" distB="0" distL="114300" distR="114300" simplePos="0" relativeHeight="251659264" behindDoc="0" locked="0" layoutInCell="1" allowOverlap="1" wp14:anchorId="4D5AE79C" wp14:editId="1CCAF34F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488950" cy="488950"/>
                <wp:effectExtent l="0" t="0" r="6350" b="6350"/>
                <wp:wrapSquare wrapText="bothSides"/>
                <wp:docPr id="1" name="그림 1" descr="TM(교육실장) 위촉계약서(6-4) - BM120000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TM(교육실장) 위촉계약서(6-4) - BM1200004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8950" cy="488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del>
        <w:r w:rsidRPr="00481062">
          <w:rPr>
            <w:rFonts w:ascii="맑은 고딕" w:eastAsia="맑은 고딕" w:hAnsi="맑은 고딕" w:hint="eastAsia"/>
            <w:color w:val="000000" w:themeColor="text1"/>
          </w:rPr>
          <w:t>받은 사실을 회사에 알리지 않음으로써 회사에 손해가 발생하였을 경우</w:t>
        </w:r>
      </w:ins>
    </w:p>
    <w:p w14:paraId="07B9B4ED" w14:textId="77777777" w:rsidR="0048021C" w:rsidRPr="00481062" w:rsidRDefault="0048021C" w:rsidP="0048021C">
      <w:pPr>
        <w:wordWrap/>
        <w:snapToGrid w:val="0"/>
        <w:spacing w:line="340" w:lineRule="atLeast"/>
        <w:ind w:leftChars="260" w:left="770" w:hangingChars="125" w:hanging="250"/>
        <w:rPr>
          <w:ins w:id="129" w:author="법무팀" w:date="2024-07-17T15:17:00Z"/>
          <w:rFonts w:ascii="맑은 고딕" w:eastAsia="맑은 고딕" w:hAnsi="맑은 고딕"/>
          <w:color w:val="000000" w:themeColor="text1"/>
        </w:rPr>
      </w:pPr>
      <w:ins w:id="130" w:author="법무팀" w:date="2024-07-17T15:17:00Z">
        <w:r w:rsidRPr="00481062">
          <w:rPr>
            <w:rFonts w:ascii="맑은 고딕" w:eastAsia="맑은 고딕" w:hAnsi="맑은 고딕" w:hint="eastAsia"/>
            <w:color w:val="000000" w:themeColor="text1"/>
          </w:rPr>
          <w:t>3. 회사의 정보 또는 자료유출 등으로 인하여 회사에 손해가 발생한 경우</w:t>
        </w:r>
      </w:ins>
    </w:p>
    <w:p w14:paraId="7A5E9534" w14:textId="0BEFEBEB" w:rsidR="0048021C" w:rsidRPr="00481062" w:rsidRDefault="0048021C" w:rsidP="0048021C">
      <w:pPr>
        <w:wordWrap/>
        <w:snapToGrid w:val="0"/>
        <w:spacing w:line="340" w:lineRule="atLeast"/>
        <w:ind w:leftChars="260" w:left="770" w:hangingChars="125" w:hanging="250"/>
        <w:rPr>
          <w:ins w:id="131" w:author="법무팀" w:date="2024-07-17T15:17:00Z"/>
          <w:rFonts w:ascii="맑은 고딕" w:eastAsia="맑은 고딕" w:hAnsi="맑은 고딕"/>
          <w:color w:val="000000" w:themeColor="text1"/>
        </w:rPr>
      </w:pPr>
      <w:ins w:id="132" w:author="법무팀" w:date="2024-07-17T15:17:00Z">
        <w:r w:rsidRPr="00481062">
          <w:rPr>
            <w:rFonts w:ascii="맑은 고딕" w:eastAsia="맑은 고딕" w:hAnsi="맑은 고딕" w:hint="eastAsia"/>
            <w:color w:val="000000" w:themeColor="text1"/>
          </w:rPr>
          <w:t xml:space="preserve">4. 기타 본 계약에서 정한 준수사항을 이행하지 아니하는 등 </w:t>
        </w:r>
      </w:ins>
      <w:ins w:id="133" w:author="법무팀" w:date="2025-09-10T11:17:00Z">
        <w:r w:rsidR="009C4AF0" w:rsidRPr="00481062">
          <w:rPr>
            <w:rFonts w:ascii="맑은 고딕" w:eastAsia="맑은 고딕" w:hAnsi="맑은 고딕" w:hint="eastAsia"/>
            <w:color w:val="000000" w:themeColor="text1"/>
          </w:rPr>
          <w:t>GA에이전트</w:t>
        </w:r>
      </w:ins>
      <w:ins w:id="134" w:author="법무팀" w:date="2024-07-17T15:17:00Z">
        <w:r w:rsidRPr="00481062">
          <w:rPr>
            <w:rFonts w:ascii="맑은 고딕" w:eastAsia="맑은 고딕" w:hAnsi="맑은 고딕" w:hint="eastAsia"/>
            <w:color w:val="000000" w:themeColor="text1"/>
          </w:rPr>
          <w:t>의 고의 또는 과실로 인해 회사에 손해가 발생하였을 경우</w:t>
        </w:r>
        <w:r w:rsidRPr="00481062">
          <w:rPr>
            <w:rFonts w:ascii="맑은 고딕" w:eastAsia="맑은 고딕" w:hAnsi="맑은 고딕" w:hint="eastAsia"/>
            <w:color w:val="000000" w:themeColor="text1"/>
            <w:kern w:val="0"/>
          </w:rPr>
          <w:t>(</w:t>
        </w:r>
      </w:ins>
      <w:ins w:id="135" w:author="법무팀" w:date="2025-09-10T11:17:00Z">
        <w:r w:rsidR="009C4AF0" w:rsidRPr="00481062">
          <w:rPr>
            <w:rFonts w:ascii="맑은 고딕" w:eastAsia="맑은 고딕" w:hAnsi="맑은 고딕" w:hint="eastAsia"/>
            <w:bCs/>
            <w:color w:val="000000" w:themeColor="text1"/>
            <w:kern w:val="0"/>
          </w:rPr>
          <w:t>GA에이전트</w:t>
        </w:r>
      </w:ins>
      <w:ins w:id="136" w:author="법무팀" w:date="2024-07-17T15:17:00Z">
        <w:r w:rsidRPr="00481062">
          <w:rPr>
            <w:rFonts w:ascii="맑은 고딕" w:eastAsia="맑은 고딕" w:hAnsi="맑은 고딕" w:hint="eastAsia"/>
            <w:color w:val="000000" w:themeColor="text1"/>
            <w:kern w:val="0"/>
          </w:rPr>
          <w:t>의 보험업법, 개인정보보호법, 청탁금지법 등 법규위반으로 인하여 회사가 양벌책임을 부담하는 경우 그 벌금 또는 과태료 상당액을 포함한다)</w:t>
        </w:r>
      </w:ins>
    </w:p>
    <w:p w14:paraId="198ED312" w14:textId="6E9FCAF3" w:rsidR="0048021C" w:rsidRPr="00481062" w:rsidRDefault="009C4AF0" w:rsidP="0048021C">
      <w:pPr>
        <w:numPr>
          <w:ilvl w:val="0"/>
          <w:numId w:val="4"/>
        </w:numPr>
        <w:spacing w:after="0" w:line="240" w:lineRule="auto"/>
        <w:rPr>
          <w:ins w:id="137" w:author="법무팀" w:date="2024-07-17T15:17:00Z"/>
          <w:rFonts w:ascii="맑은 고딕" w:eastAsia="맑은 고딕" w:hAnsi="맑은 고딕"/>
          <w:color w:val="000000" w:themeColor="text1"/>
        </w:rPr>
      </w:pPr>
      <w:ins w:id="138" w:author="법무팀" w:date="2025-09-10T11:17:00Z">
        <w:r w:rsidRPr="00481062">
          <w:rPr>
            <w:rFonts w:ascii="맑은 고딕" w:eastAsia="맑은 고딕" w:hAnsi="맑은 고딕" w:hint="eastAsia"/>
            <w:color w:val="000000" w:themeColor="text1"/>
          </w:rPr>
          <w:t>GA에이전트</w:t>
        </w:r>
      </w:ins>
      <w:ins w:id="139" w:author="법무팀" w:date="2024-07-17T15:19:00Z">
        <w:r w:rsidR="0048021C" w:rsidRPr="00481062">
          <w:rPr>
            <w:rFonts w:ascii="맑은 고딕" w:eastAsia="맑은 고딕" w:hAnsi="맑은 고딕" w:hint="eastAsia"/>
            <w:color w:val="000000" w:themeColor="text1"/>
          </w:rPr>
          <w:t>는</w:t>
        </w:r>
      </w:ins>
      <w:ins w:id="140" w:author="법무팀" w:date="2024-07-17T15:17:00Z">
        <w:r w:rsidR="0048021C" w:rsidRPr="00481062">
          <w:rPr>
            <w:rFonts w:ascii="맑은 고딕" w:eastAsia="맑은 고딕" w:hAnsi="맑은 고딕" w:hint="eastAsia"/>
            <w:color w:val="000000" w:themeColor="text1"/>
          </w:rPr>
          <w:t xml:space="preserve"> 다음의 어느 하나에 해당하는 경우에는 회사에게 손해배상을 청구할 수 있다.</w:t>
        </w:r>
      </w:ins>
    </w:p>
    <w:p w14:paraId="174411AA" w14:textId="57054EDE" w:rsidR="0048021C" w:rsidRPr="00481062" w:rsidRDefault="0048021C" w:rsidP="0048021C">
      <w:pPr>
        <w:wordWrap/>
        <w:snapToGrid w:val="0"/>
        <w:spacing w:line="340" w:lineRule="atLeast"/>
        <w:ind w:leftChars="260" w:left="770" w:hangingChars="125" w:hanging="250"/>
        <w:rPr>
          <w:ins w:id="141" w:author="법무팀" w:date="2024-07-17T15:17:00Z"/>
          <w:rFonts w:ascii="맑은 고딕" w:eastAsia="맑은 고딕" w:hAnsi="맑은 고딕"/>
          <w:color w:val="000000" w:themeColor="text1"/>
        </w:rPr>
      </w:pPr>
      <w:ins w:id="142" w:author="법무팀" w:date="2024-07-17T15:17:00Z">
        <w:r w:rsidRPr="00481062">
          <w:rPr>
            <w:rFonts w:ascii="맑은 고딕" w:eastAsia="맑은 고딕" w:hAnsi="맑은 고딕" w:hint="eastAsia"/>
            <w:color w:val="000000" w:themeColor="text1"/>
          </w:rPr>
          <w:t xml:space="preserve">1. 회사의 합리적 이유 없이 업무중지, 계약해지 등으로 인해 </w:t>
        </w:r>
      </w:ins>
      <w:ins w:id="143" w:author="법무팀" w:date="2025-09-10T11:17:00Z">
        <w:r w:rsidR="009C4AF0" w:rsidRPr="00481062">
          <w:rPr>
            <w:rFonts w:ascii="맑은 고딕" w:eastAsia="맑은 고딕" w:hAnsi="맑은 고딕" w:hint="eastAsia"/>
            <w:color w:val="000000" w:themeColor="text1"/>
          </w:rPr>
          <w:t>GA에이전트</w:t>
        </w:r>
      </w:ins>
      <w:ins w:id="144" w:author="법무팀" w:date="2024-07-17T15:17:00Z">
        <w:r w:rsidRPr="00481062">
          <w:rPr>
            <w:rFonts w:ascii="맑은 고딕" w:eastAsia="맑은 고딕" w:hAnsi="맑은 고딕" w:hint="eastAsia"/>
            <w:color w:val="000000" w:themeColor="text1"/>
          </w:rPr>
          <w:t>에게 손해가 발생한 경우</w:t>
        </w:r>
      </w:ins>
    </w:p>
    <w:p w14:paraId="29665C1C" w14:textId="4373A3D1" w:rsidR="0048021C" w:rsidRPr="00481062" w:rsidRDefault="0048021C" w:rsidP="0048021C">
      <w:pPr>
        <w:wordWrap/>
        <w:snapToGrid w:val="0"/>
        <w:spacing w:line="340" w:lineRule="atLeast"/>
        <w:ind w:leftChars="260" w:left="770" w:hangingChars="125" w:hanging="250"/>
        <w:rPr>
          <w:ins w:id="145" w:author="법무팀" w:date="2024-07-17T15:17:00Z"/>
          <w:rFonts w:ascii="맑은 고딕" w:eastAsia="맑은 고딕" w:hAnsi="맑은 고딕"/>
          <w:color w:val="000000" w:themeColor="text1"/>
        </w:rPr>
      </w:pPr>
      <w:ins w:id="146" w:author="법무팀" w:date="2024-07-17T15:17:00Z">
        <w:r w:rsidRPr="00481062">
          <w:rPr>
            <w:rFonts w:ascii="맑은 고딕" w:eastAsia="맑은 고딕" w:hAnsi="맑은 고딕" w:hint="eastAsia"/>
            <w:color w:val="000000" w:themeColor="text1"/>
          </w:rPr>
          <w:t>2. 기타 보험료 대납강요, 보험모집 실적강요 등</w:t>
        </w:r>
      </w:ins>
      <w:ins w:id="147" w:author="법무팀" w:date="2024-07-18T14:42:00Z">
        <w:r w:rsidR="00422994" w:rsidRPr="00481062">
          <w:rPr>
            <w:rFonts w:ascii="맑은 고딕" w:eastAsia="맑은 고딕" w:hAnsi="맑은 고딕" w:hint="eastAsia"/>
            <w:color w:val="000000" w:themeColor="text1"/>
          </w:rPr>
          <w:t>으로</w:t>
        </w:r>
      </w:ins>
      <w:ins w:id="148" w:author="법무팀" w:date="2024-07-17T15:17:00Z">
        <w:r w:rsidRPr="00481062">
          <w:rPr>
            <w:rFonts w:ascii="맑은 고딕" w:eastAsia="맑은 고딕" w:hAnsi="맑은 고딕" w:hint="eastAsia"/>
            <w:color w:val="000000" w:themeColor="text1"/>
          </w:rPr>
          <w:t xml:space="preserve"> </w:t>
        </w:r>
      </w:ins>
      <w:ins w:id="149" w:author="법무팀" w:date="2025-09-10T11:17:00Z">
        <w:r w:rsidR="009C4AF0" w:rsidRPr="00481062">
          <w:rPr>
            <w:rFonts w:ascii="맑은 고딕" w:eastAsia="맑은 고딕" w:hAnsi="맑은 고딕" w:hint="eastAsia"/>
            <w:color w:val="000000" w:themeColor="text1"/>
          </w:rPr>
          <w:t>GA에이전트</w:t>
        </w:r>
      </w:ins>
      <w:ins w:id="150" w:author="법무팀" w:date="2024-07-17T15:17:00Z">
        <w:r w:rsidRPr="00481062">
          <w:rPr>
            <w:rFonts w:ascii="맑은 고딕" w:eastAsia="맑은 고딕" w:hAnsi="맑은 고딕" w:hint="eastAsia"/>
            <w:color w:val="000000" w:themeColor="text1"/>
          </w:rPr>
          <w:t>에게 손해가 발생한 경우</w:t>
        </w:r>
      </w:ins>
    </w:p>
    <w:p w14:paraId="12DF121F" w14:textId="402F4197" w:rsidR="002F1F6C" w:rsidRPr="00481062" w:rsidRDefault="002F1F6C" w:rsidP="00C51D8B">
      <w:pPr>
        <w:wordWrap/>
        <w:autoSpaceDE/>
        <w:autoSpaceDN/>
        <w:snapToGrid w:val="0"/>
        <w:spacing w:after="0" w:line="276" w:lineRule="auto"/>
        <w:ind w:left="284" w:hangingChars="142" w:hanging="284"/>
        <w:rPr>
          <w:ins w:id="151" w:author="법무팀" w:date="2024-07-17T15:22:00Z"/>
          <w:color w:val="000000" w:themeColor="text1"/>
        </w:rPr>
      </w:pPr>
    </w:p>
    <w:p w14:paraId="012CC5A0" w14:textId="1640704B" w:rsidR="0048021C" w:rsidRPr="00481062" w:rsidRDefault="0048021C">
      <w:pPr>
        <w:wordWrap/>
        <w:snapToGrid w:val="0"/>
        <w:spacing w:line="340" w:lineRule="atLeast"/>
        <w:rPr>
          <w:ins w:id="152" w:author="법무팀" w:date="2024-07-17T15:22:00Z"/>
          <w:rFonts w:ascii="맑은 고딕" w:eastAsia="맑은 고딕" w:hAnsi="맑은 고딕"/>
          <w:b/>
          <w:bCs/>
          <w:color w:val="000000" w:themeColor="text1"/>
        </w:rPr>
        <w:pPrChange w:id="153" w:author="법무팀" w:date="2024-07-17T15:22:00Z">
          <w:pPr>
            <w:wordWrap/>
            <w:snapToGrid w:val="0"/>
            <w:spacing w:line="340" w:lineRule="atLeast"/>
            <w:ind w:leftChars="150" w:left="300"/>
          </w:pPr>
        </w:pPrChange>
      </w:pPr>
      <w:ins w:id="154" w:author="법무팀" w:date="2024-07-17T15:22:00Z">
        <w:r w:rsidRPr="00481062">
          <w:rPr>
            <w:rFonts w:ascii="맑은 고딕" w:eastAsia="맑은 고딕" w:hAnsi="맑은 고딕" w:hint="eastAsia"/>
            <w:b/>
            <w:bCs/>
            <w:color w:val="000000" w:themeColor="text1"/>
          </w:rPr>
          <w:t>제7조 (조세관련 책임)</w:t>
        </w:r>
      </w:ins>
    </w:p>
    <w:p w14:paraId="2DA64618" w14:textId="36CE7B81" w:rsidR="0048021C" w:rsidRPr="00481062" w:rsidRDefault="009C4AF0">
      <w:pPr>
        <w:wordWrap/>
        <w:snapToGrid w:val="0"/>
        <w:spacing w:line="340" w:lineRule="atLeast"/>
        <w:rPr>
          <w:ins w:id="155" w:author="법무팀" w:date="2024-07-17T15:22:00Z"/>
          <w:rFonts w:ascii="맑은 고딕" w:eastAsia="맑은 고딕" w:hAnsi="맑은 고딕"/>
          <w:color w:val="000000" w:themeColor="text1"/>
        </w:rPr>
        <w:pPrChange w:id="156" w:author="법무팀" w:date="2024-07-17T15:22:00Z">
          <w:pPr>
            <w:wordWrap/>
            <w:snapToGrid w:val="0"/>
            <w:spacing w:line="340" w:lineRule="atLeast"/>
            <w:ind w:leftChars="150" w:left="300"/>
          </w:pPr>
        </w:pPrChange>
      </w:pPr>
      <w:ins w:id="157" w:author="법무팀" w:date="2025-09-10T11:17:00Z">
        <w:r w:rsidRPr="00481062">
          <w:rPr>
            <w:rFonts w:ascii="맑은 고딕" w:eastAsia="맑은 고딕" w:hAnsi="맑은 고딕" w:hint="eastAsia"/>
            <w:color w:val="000000" w:themeColor="text1"/>
          </w:rPr>
          <w:t>GA에이전트</w:t>
        </w:r>
      </w:ins>
      <w:ins w:id="158" w:author="법무팀" w:date="2024-07-17T15:22:00Z">
        <w:r w:rsidR="0048021C" w:rsidRPr="00481062">
          <w:rPr>
            <w:rFonts w:ascii="맑은 고딕" w:eastAsia="맑은 고딕" w:hAnsi="맑은 고딕" w:hint="eastAsia"/>
            <w:color w:val="000000" w:themeColor="text1"/>
          </w:rPr>
          <w:t xml:space="preserve">가 회사로부터 지급 받은 수수료나 기타 이 계약에 의하여 회사로부터 받은 수입에 대해 과세되는 일체의 제세공과금은 </w:t>
        </w:r>
      </w:ins>
      <w:ins w:id="159" w:author="법무팀" w:date="2025-09-10T11:17:00Z">
        <w:r w:rsidRPr="00481062">
          <w:rPr>
            <w:rFonts w:ascii="맑은 고딕" w:eastAsia="맑은 고딕" w:hAnsi="맑은 고딕" w:hint="eastAsia"/>
            <w:color w:val="000000" w:themeColor="text1"/>
          </w:rPr>
          <w:t>GA에이전트</w:t>
        </w:r>
      </w:ins>
      <w:ins w:id="160" w:author="법무팀" w:date="2024-07-17T15:22:00Z">
        <w:r w:rsidR="0048021C" w:rsidRPr="00481062">
          <w:rPr>
            <w:rFonts w:ascii="맑은 고딕" w:eastAsia="맑은 고딕" w:hAnsi="맑은 고딕" w:hint="eastAsia"/>
            <w:color w:val="000000" w:themeColor="text1"/>
          </w:rPr>
          <w:t>가 부담한다.</w:t>
        </w:r>
      </w:ins>
    </w:p>
    <w:p w14:paraId="6FF41093" w14:textId="77777777" w:rsidR="0048021C" w:rsidRPr="00481062" w:rsidRDefault="0048021C" w:rsidP="00C51D8B">
      <w:pPr>
        <w:wordWrap/>
        <w:autoSpaceDE/>
        <w:autoSpaceDN/>
        <w:snapToGrid w:val="0"/>
        <w:spacing w:after="0" w:line="276" w:lineRule="auto"/>
        <w:ind w:left="284" w:hangingChars="142" w:hanging="284"/>
        <w:rPr>
          <w:color w:val="000000" w:themeColor="text1"/>
        </w:rPr>
      </w:pPr>
    </w:p>
    <w:p w14:paraId="12C6DDA5" w14:textId="77777777" w:rsidR="00D00552" w:rsidRPr="00481062" w:rsidRDefault="00D00552" w:rsidP="00C51D8B">
      <w:pPr>
        <w:wordWrap/>
        <w:autoSpaceDE/>
        <w:autoSpaceDN/>
        <w:snapToGrid w:val="0"/>
        <w:spacing w:after="0" w:line="276" w:lineRule="auto"/>
        <w:ind w:left="284" w:hangingChars="142" w:hanging="284"/>
        <w:rPr>
          <w:rFonts w:asciiTheme="majorHAnsi" w:eastAsiaTheme="majorHAnsi" w:hAnsiTheme="majorHAnsi"/>
          <w:bCs/>
          <w:color w:val="000000" w:themeColor="text1"/>
          <w:szCs w:val="20"/>
        </w:rPr>
      </w:pPr>
    </w:p>
    <w:p w14:paraId="7231C720" w14:textId="5BC4E963" w:rsidR="0060219F" w:rsidRPr="00481062" w:rsidRDefault="003D7F88" w:rsidP="00605EF7">
      <w:pPr>
        <w:spacing w:after="0"/>
        <w:rPr>
          <w:b/>
          <w:color w:val="000000" w:themeColor="text1"/>
        </w:rPr>
      </w:pPr>
      <w:r w:rsidRPr="00481062">
        <w:rPr>
          <w:rFonts w:hint="eastAsia"/>
          <w:b/>
          <w:color w:val="000000" w:themeColor="text1"/>
        </w:rPr>
        <w:t>제</w:t>
      </w:r>
      <w:ins w:id="161" w:author="법무팀" w:date="2024-07-17T15:17:00Z">
        <w:r w:rsidR="0048021C" w:rsidRPr="00481062">
          <w:rPr>
            <w:b/>
            <w:color w:val="000000" w:themeColor="text1"/>
          </w:rPr>
          <w:t>8</w:t>
        </w:r>
      </w:ins>
      <w:del w:id="162" w:author="법무팀" w:date="2024-07-17T15:17:00Z">
        <w:r w:rsidRPr="00481062" w:rsidDel="0048021C">
          <w:rPr>
            <w:rFonts w:hint="eastAsia"/>
            <w:b/>
            <w:color w:val="000000" w:themeColor="text1"/>
          </w:rPr>
          <w:delText>6</w:delText>
        </w:r>
      </w:del>
      <w:r w:rsidRPr="00481062">
        <w:rPr>
          <w:rFonts w:hint="eastAsia"/>
          <w:b/>
          <w:color w:val="000000" w:themeColor="text1"/>
        </w:rPr>
        <w:t>조(기타)</w:t>
      </w:r>
    </w:p>
    <w:p w14:paraId="7AB0FBB3" w14:textId="0732DB4D" w:rsidR="003D7F88" w:rsidRPr="00481062" w:rsidRDefault="0048021C" w:rsidP="00605EF7">
      <w:pPr>
        <w:spacing w:after="0"/>
        <w:rPr>
          <w:ins w:id="163" w:author="법무팀" w:date="2024-07-17T15:20:00Z"/>
          <w:color w:val="000000" w:themeColor="text1"/>
        </w:rPr>
      </w:pPr>
      <w:ins w:id="164" w:author="법무팀" w:date="2024-07-17T15:20:00Z">
        <w:r w:rsidRPr="00481062">
          <w:rPr>
            <w:rFonts w:asciiTheme="minorEastAsia" w:hAnsiTheme="minorEastAsia" w:hint="eastAsia"/>
            <w:color w:val="000000" w:themeColor="text1"/>
          </w:rPr>
          <w:t>①</w:t>
        </w:r>
        <w:r w:rsidRPr="00481062">
          <w:rPr>
            <w:rFonts w:hint="eastAsia"/>
            <w:color w:val="000000" w:themeColor="text1"/>
          </w:rPr>
          <w:t xml:space="preserve"> </w:t>
        </w:r>
      </w:ins>
      <w:r w:rsidR="003D7F88" w:rsidRPr="00481062">
        <w:rPr>
          <w:rFonts w:hint="eastAsia"/>
          <w:color w:val="000000" w:themeColor="text1"/>
        </w:rPr>
        <w:t>본 계약의 해석에 관하여 다툼이 있는 경우에는 관련 법령 및 일반 상관례에 따른다.</w:t>
      </w:r>
      <w:r w:rsidR="003D7F88" w:rsidRPr="00481062">
        <w:rPr>
          <w:color w:val="000000" w:themeColor="text1"/>
        </w:rPr>
        <w:t xml:space="preserve"> </w:t>
      </w:r>
    </w:p>
    <w:p w14:paraId="4513DEBC" w14:textId="7C210279" w:rsidR="0048021C" w:rsidRPr="00481062" w:rsidRDefault="0048021C" w:rsidP="00605EF7">
      <w:pPr>
        <w:spacing w:after="0"/>
        <w:rPr>
          <w:color w:val="000000" w:themeColor="text1"/>
        </w:rPr>
      </w:pPr>
      <w:ins w:id="165" w:author="법무팀" w:date="2024-07-17T15:20:00Z">
        <w:r w:rsidRPr="00481062">
          <w:rPr>
            <w:rFonts w:asciiTheme="minorEastAsia" w:hAnsiTheme="minorEastAsia" w:hint="eastAsia"/>
            <w:color w:val="000000" w:themeColor="text1"/>
          </w:rPr>
          <w:t>②</w:t>
        </w:r>
        <w:r w:rsidRPr="00481062">
          <w:rPr>
            <w:rFonts w:hint="eastAsia"/>
            <w:color w:val="000000" w:themeColor="text1"/>
          </w:rPr>
          <w:t xml:space="preserve"> 본 계약 종료시 </w:t>
        </w:r>
      </w:ins>
      <w:ins w:id="166" w:author="법무팀" w:date="2025-09-10T11:17:00Z">
        <w:r w:rsidR="009C4AF0" w:rsidRPr="00481062">
          <w:rPr>
            <w:rFonts w:hint="eastAsia"/>
            <w:color w:val="000000" w:themeColor="text1"/>
          </w:rPr>
          <w:t>GA에이전트</w:t>
        </w:r>
      </w:ins>
      <w:ins w:id="167" w:author="법무팀" w:date="2024-07-17T15:20:00Z">
        <w:r w:rsidRPr="00481062">
          <w:rPr>
            <w:rFonts w:hint="eastAsia"/>
            <w:color w:val="000000" w:themeColor="text1"/>
          </w:rPr>
          <w:t>는 회사에 속한 일체의 서류,</w:t>
        </w:r>
        <w:r w:rsidRPr="00481062">
          <w:rPr>
            <w:color w:val="000000" w:themeColor="text1"/>
          </w:rPr>
          <w:t xml:space="preserve"> </w:t>
        </w:r>
        <w:r w:rsidRPr="00481062">
          <w:rPr>
            <w:rFonts w:hint="eastAsia"/>
            <w:color w:val="000000" w:themeColor="text1"/>
          </w:rPr>
          <w:t>금전,</w:t>
        </w:r>
        <w:r w:rsidRPr="00481062">
          <w:rPr>
            <w:color w:val="000000" w:themeColor="text1"/>
          </w:rPr>
          <w:t xml:space="preserve"> </w:t>
        </w:r>
        <w:r w:rsidRPr="00481062">
          <w:rPr>
            <w:rFonts w:hint="eastAsia"/>
            <w:color w:val="000000" w:themeColor="text1"/>
          </w:rPr>
          <w:t>교육자료 등을 지체없이 반납하여야 한다.</w:t>
        </w:r>
      </w:ins>
    </w:p>
    <w:p w14:paraId="72B50393" w14:textId="77777777" w:rsidR="00321AD4" w:rsidRPr="00481062" w:rsidRDefault="00321AD4" w:rsidP="00605EF7">
      <w:pPr>
        <w:spacing w:after="0"/>
        <w:rPr>
          <w:color w:val="000000" w:themeColor="text1"/>
        </w:rPr>
      </w:pPr>
    </w:p>
    <w:p w14:paraId="255720DB" w14:textId="77777777" w:rsidR="00321AD4" w:rsidRPr="00481062" w:rsidRDefault="00321AD4" w:rsidP="00605EF7">
      <w:pPr>
        <w:spacing w:after="0"/>
        <w:rPr>
          <w:color w:val="000000" w:themeColor="text1"/>
        </w:rPr>
      </w:pPr>
    </w:p>
    <w:p w14:paraId="1A942E2E" w14:textId="0CE8B1CA" w:rsidR="00321AD4" w:rsidRPr="00481062" w:rsidRDefault="00321AD4" w:rsidP="00605EF7">
      <w:pPr>
        <w:spacing w:after="0"/>
        <w:rPr>
          <w:color w:val="000000" w:themeColor="text1"/>
        </w:rPr>
      </w:pPr>
      <w:r w:rsidRPr="00481062">
        <w:rPr>
          <w:rFonts w:hint="eastAsia"/>
          <w:color w:val="000000" w:themeColor="text1"/>
        </w:rPr>
        <w:t xml:space="preserve">상기 위촉 계약서를 체결한 증거로서 본 위촉 계약서 2매를 작성하여 각자 서명날인 후 각각 </w:t>
      </w:r>
      <w:r w:rsidRPr="00481062">
        <w:rPr>
          <w:color w:val="000000" w:themeColor="text1"/>
        </w:rPr>
        <w:t>1</w:t>
      </w:r>
      <w:r w:rsidRPr="00481062">
        <w:rPr>
          <w:rFonts w:hint="eastAsia"/>
          <w:color w:val="000000" w:themeColor="text1"/>
        </w:rPr>
        <w:t>매씩 보관한다</w:t>
      </w:r>
      <w:ins w:id="168" w:author="master" w:date="2024-07-22T09:26:00Z">
        <w:r w:rsidR="002F2A47" w:rsidRPr="00481062">
          <w:rPr>
            <w:rFonts w:hint="eastAsia"/>
            <w:color w:val="000000" w:themeColor="text1"/>
          </w:rPr>
          <w:t>.</w:t>
        </w:r>
      </w:ins>
    </w:p>
    <w:p w14:paraId="41BC4C2A" w14:textId="77777777" w:rsidR="00321AD4" w:rsidRPr="00481062" w:rsidRDefault="00321AD4" w:rsidP="00605EF7">
      <w:pPr>
        <w:spacing w:after="0"/>
        <w:rPr>
          <w:color w:val="000000" w:themeColor="text1"/>
        </w:rPr>
      </w:pPr>
    </w:p>
    <w:p w14:paraId="6FC2BC99" w14:textId="77777777" w:rsidR="00321AD4" w:rsidRPr="00481062" w:rsidRDefault="00321AD4" w:rsidP="00605EF7">
      <w:pPr>
        <w:spacing w:after="0"/>
        <w:rPr>
          <w:color w:val="000000" w:themeColor="text1"/>
        </w:rPr>
      </w:pPr>
    </w:p>
    <w:p w14:paraId="1CCA3584" w14:textId="77777777" w:rsidR="00321AD4" w:rsidRPr="00481062" w:rsidRDefault="00321AD4" w:rsidP="00605EF7">
      <w:pPr>
        <w:spacing w:after="0"/>
        <w:rPr>
          <w:color w:val="000000" w:themeColor="text1"/>
        </w:rPr>
      </w:pPr>
    </w:p>
    <w:p w14:paraId="1473CD37" w14:textId="42AE6DE0" w:rsidR="00321AD4" w:rsidRPr="00481062" w:rsidRDefault="00321AD4" w:rsidP="00321AD4">
      <w:pPr>
        <w:spacing w:after="0"/>
        <w:jc w:val="center"/>
        <w:rPr>
          <w:rFonts w:eastAsiaTheme="minorHAnsi" w:cs="바탕"/>
          <w:color w:val="000000" w:themeColor="text1"/>
        </w:rPr>
      </w:pPr>
      <w:r w:rsidRPr="00481062">
        <w:rPr>
          <w:rFonts w:eastAsiaTheme="minorHAnsi"/>
          <w:color w:val="000000" w:themeColor="text1"/>
        </w:rPr>
        <w:t>20</w:t>
      </w:r>
      <w:ins w:id="169" w:author="master" w:date="2024-07-22T09:25:00Z">
        <w:r w:rsidR="002F2A47" w:rsidRPr="00481062">
          <w:rPr>
            <w:rFonts w:eastAsiaTheme="minorHAnsi"/>
            <w:color w:val="000000" w:themeColor="text1"/>
          </w:rPr>
          <w:t xml:space="preserve">   </w:t>
        </w:r>
      </w:ins>
      <w:r w:rsidRPr="00481062">
        <w:rPr>
          <w:rFonts w:eastAsiaTheme="minorHAnsi"/>
          <w:color w:val="000000" w:themeColor="text1"/>
        </w:rPr>
        <w:t xml:space="preserve">   </w:t>
      </w:r>
      <w:r w:rsidRPr="00481062">
        <w:rPr>
          <w:rFonts w:eastAsiaTheme="minorHAnsi" w:cs="바탕" w:hint="eastAsia"/>
          <w:color w:val="000000" w:themeColor="text1"/>
        </w:rPr>
        <w:t>년</w:t>
      </w:r>
      <w:r w:rsidRPr="00481062">
        <w:rPr>
          <w:rFonts w:eastAsiaTheme="minorHAnsi"/>
          <w:color w:val="000000" w:themeColor="text1"/>
        </w:rPr>
        <w:t xml:space="preserve"> </w:t>
      </w:r>
      <w:ins w:id="170" w:author="master" w:date="2024-07-22T09:26:00Z">
        <w:r w:rsidR="002F2A47" w:rsidRPr="00481062">
          <w:rPr>
            <w:rFonts w:eastAsiaTheme="minorHAnsi"/>
            <w:color w:val="000000" w:themeColor="text1"/>
          </w:rPr>
          <w:t xml:space="preserve">  </w:t>
        </w:r>
      </w:ins>
      <w:r w:rsidRPr="00481062">
        <w:rPr>
          <w:rFonts w:eastAsiaTheme="minorHAnsi" w:hint="eastAsia"/>
          <w:color w:val="000000" w:themeColor="text1"/>
        </w:rPr>
        <w:t xml:space="preserve"> </w:t>
      </w:r>
      <w:r w:rsidRPr="00481062">
        <w:rPr>
          <w:rFonts w:eastAsiaTheme="minorHAnsi"/>
          <w:color w:val="000000" w:themeColor="text1"/>
        </w:rPr>
        <w:t xml:space="preserve">  </w:t>
      </w:r>
      <w:r w:rsidRPr="00481062">
        <w:rPr>
          <w:rFonts w:eastAsiaTheme="minorHAnsi" w:cs="바탕" w:hint="eastAsia"/>
          <w:color w:val="000000" w:themeColor="text1"/>
        </w:rPr>
        <w:t>월</w:t>
      </w:r>
      <w:ins w:id="171" w:author="master" w:date="2024-07-22T09:26:00Z">
        <w:r w:rsidR="002F2A47" w:rsidRPr="00481062">
          <w:rPr>
            <w:rFonts w:eastAsiaTheme="minorHAnsi" w:cs="바탕" w:hint="eastAsia"/>
            <w:color w:val="000000" w:themeColor="text1"/>
          </w:rPr>
          <w:t xml:space="preserve">   </w:t>
        </w:r>
      </w:ins>
      <w:r w:rsidRPr="00481062">
        <w:rPr>
          <w:rFonts w:eastAsiaTheme="minorHAnsi"/>
          <w:color w:val="000000" w:themeColor="text1"/>
        </w:rPr>
        <w:t xml:space="preserve">   </w:t>
      </w:r>
      <w:r w:rsidRPr="00481062">
        <w:rPr>
          <w:rFonts w:eastAsiaTheme="minorHAnsi" w:cs="바탕" w:hint="eastAsia"/>
          <w:color w:val="000000" w:themeColor="text1"/>
        </w:rPr>
        <w:t>일</w:t>
      </w:r>
    </w:p>
    <w:p w14:paraId="39947CAA" w14:textId="77777777" w:rsidR="00321AD4" w:rsidRPr="00481062" w:rsidRDefault="00321AD4" w:rsidP="00605EF7">
      <w:pPr>
        <w:spacing w:after="0"/>
        <w:rPr>
          <w:color w:val="000000" w:themeColor="text1"/>
        </w:rPr>
      </w:pPr>
    </w:p>
    <w:p w14:paraId="107F5CC1" w14:textId="77777777" w:rsidR="00321AD4" w:rsidRPr="00481062" w:rsidRDefault="00321AD4" w:rsidP="00605EF7">
      <w:pPr>
        <w:spacing w:after="0"/>
        <w:rPr>
          <w:color w:val="000000" w:themeColor="text1"/>
        </w:rPr>
      </w:pPr>
    </w:p>
    <w:p w14:paraId="0116072C" w14:textId="77777777" w:rsidR="00321AD4" w:rsidRPr="00481062" w:rsidRDefault="00321AD4" w:rsidP="00605EF7">
      <w:pPr>
        <w:spacing w:after="0"/>
        <w:rPr>
          <w:color w:val="000000" w:themeColor="text1"/>
        </w:rPr>
      </w:pPr>
    </w:p>
    <w:p w14:paraId="451DD928" w14:textId="77777777" w:rsidR="00321AD4" w:rsidRPr="00481062" w:rsidRDefault="00321AD4" w:rsidP="00605EF7">
      <w:pPr>
        <w:spacing w:after="0"/>
        <w:rPr>
          <w:color w:val="000000" w:themeColor="text1"/>
        </w:rPr>
      </w:pPr>
    </w:p>
    <w:p w14:paraId="2520B9E3" w14:textId="77777777" w:rsidR="00321AD4" w:rsidRPr="00481062" w:rsidRDefault="00321AD4" w:rsidP="00605EF7">
      <w:pPr>
        <w:spacing w:after="0"/>
        <w:rPr>
          <w:color w:val="000000" w:themeColor="text1"/>
        </w:rPr>
      </w:pPr>
    </w:p>
    <w:p w14:paraId="7387FD0C" w14:textId="77777777" w:rsidR="00321AD4" w:rsidRDefault="00321AD4" w:rsidP="00605EF7">
      <w:pPr>
        <w:spacing w:after="0"/>
      </w:pPr>
    </w:p>
    <w:p w14:paraId="4303AF6B" w14:textId="77777777" w:rsidR="00321AD4" w:rsidRDefault="00321AD4" w:rsidP="00605EF7">
      <w:pPr>
        <w:spacing w:after="0"/>
      </w:pPr>
    </w:p>
    <w:p w14:paraId="7F6D71A9" w14:textId="38BA02F1" w:rsidR="00321AD4" w:rsidRPr="00CC590F" w:rsidRDefault="00321AD4" w:rsidP="00321AD4">
      <w:pPr>
        <w:spacing w:after="0"/>
      </w:pPr>
      <w:r w:rsidRPr="00CB4DFE">
        <w:rPr>
          <w:rFonts w:hint="eastAsia"/>
        </w:rPr>
        <w:t xml:space="preserve">회사 </w:t>
      </w:r>
      <w:ins w:id="172" w:author="master" w:date="2024-07-22T09:26:00Z">
        <w:r w:rsidR="002F2A47">
          <w:t xml:space="preserve"> </w:t>
        </w:r>
      </w:ins>
      <w:r w:rsidRPr="00CB4DFE">
        <w:t>[</w:t>
      </w:r>
      <w:r w:rsidRPr="00CB4DFE">
        <w:rPr>
          <w:rFonts w:hint="eastAsia"/>
        </w:rPr>
        <w:t xml:space="preserve">미래에셋생명] </w:t>
      </w:r>
      <w:r w:rsidRPr="00CB4DFE">
        <w:t>보험주식회사</w:t>
      </w:r>
      <w:r w:rsidRPr="00CB4DFE">
        <w:rPr>
          <w:rFonts w:hint="eastAsia"/>
        </w:rPr>
        <w:t xml:space="preserve">           </w:t>
      </w:r>
      <w:r>
        <w:t xml:space="preserve">       </w:t>
      </w:r>
      <w:del w:id="173" w:author="master" w:date="2024-07-22T09:26:00Z">
        <w:r w:rsidDel="002F2A47">
          <w:delText xml:space="preserve"> </w:delText>
        </w:r>
      </w:del>
      <w:r w:rsidRPr="00CB4DFE">
        <w:rPr>
          <w:rFonts w:hint="eastAsia"/>
        </w:rPr>
        <w:t xml:space="preserve">대리점 </w:t>
      </w:r>
      <w:r w:rsidRPr="00CB4DFE">
        <w:t>[</w:t>
      </w:r>
      <w:r w:rsidR="00046FBB">
        <w:rPr>
          <w:rFonts w:hint="eastAsia"/>
        </w:rPr>
        <w:t xml:space="preserve"> </w:t>
      </w:r>
      <w:r w:rsidR="00FD5E22">
        <w:rPr>
          <w:rFonts w:hint="eastAsia"/>
        </w:rPr>
        <w:t xml:space="preserve">        </w:t>
      </w:r>
      <w:r w:rsidR="00775DA5">
        <w:t xml:space="preserve">  </w:t>
      </w:r>
      <w:r w:rsidR="00FD5E22">
        <w:rPr>
          <w:rFonts w:hint="eastAsia"/>
        </w:rPr>
        <w:t xml:space="preserve"> </w:t>
      </w:r>
      <w:ins w:id="174" w:author="master" w:date="2024-07-22T09:25:00Z">
        <w:r w:rsidR="002F2A47">
          <w:t xml:space="preserve"> </w:t>
        </w:r>
      </w:ins>
      <w:r w:rsidR="00FD5E22">
        <w:rPr>
          <w:rFonts w:hint="eastAsia"/>
        </w:rPr>
        <w:t xml:space="preserve">   </w:t>
      </w:r>
      <w:r w:rsidRPr="00CB4DFE">
        <w:rPr>
          <w:rFonts w:hint="eastAsia"/>
        </w:rPr>
        <w:t xml:space="preserve"> </w:t>
      </w:r>
      <w:r w:rsidR="00775DA5">
        <w:t>]</w:t>
      </w:r>
      <w:r w:rsidRPr="00CB4DFE">
        <w:t>보험대리점</w:t>
      </w:r>
    </w:p>
    <w:p w14:paraId="24AE5FC6" w14:textId="77777777" w:rsidR="00B40652" w:rsidRPr="00B40652" w:rsidRDefault="00321AD4" w:rsidP="00B40652">
      <w:pPr>
        <w:spacing w:after="0"/>
        <w:ind w:firstLineChars="300" w:firstLine="600"/>
      </w:pPr>
      <w:r w:rsidRPr="00CB4DFE">
        <w:t>[주소]</w:t>
      </w:r>
      <w:r w:rsidRPr="00CB4DFE">
        <w:rPr>
          <w:rFonts w:hint="eastAsia"/>
        </w:rPr>
        <w:t xml:space="preserve"> </w:t>
      </w:r>
      <w:r w:rsidRPr="0030691F">
        <w:rPr>
          <w:rFonts w:hint="eastAsia"/>
        </w:rPr>
        <w:t>서울시</w:t>
      </w:r>
      <w:r w:rsidRPr="0030691F">
        <w:t xml:space="preserve"> 영등포구 국제금융로 56</w:t>
      </w:r>
      <w:r>
        <w:t xml:space="preserve">         </w:t>
      </w:r>
      <w:r w:rsidRPr="00CB4DFE">
        <w:t>[주소]</w:t>
      </w:r>
      <w:r w:rsidR="00B40652">
        <w:t xml:space="preserve"> </w:t>
      </w:r>
    </w:p>
    <w:p w14:paraId="509D00AD" w14:textId="77777777" w:rsidR="00321AD4" w:rsidRPr="00B40652" w:rsidRDefault="00321AD4" w:rsidP="00B40652">
      <w:pPr>
        <w:spacing w:after="0"/>
        <w:ind w:firstLineChars="300" w:firstLine="600"/>
      </w:pPr>
      <w:r w:rsidRPr="0030691F">
        <w:t xml:space="preserve">(여의도동, </w:t>
      </w:r>
      <w:r w:rsidR="003705DB">
        <w:t>미래에셋</w:t>
      </w:r>
      <w:r w:rsidR="003705DB">
        <w:rPr>
          <w:rFonts w:hint="eastAsia"/>
        </w:rPr>
        <w:t>증권</w:t>
      </w:r>
      <w:r w:rsidRPr="0030691F">
        <w:t>빌딩)</w:t>
      </w:r>
      <w:r w:rsidR="00B40652">
        <w:t xml:space="preserve">                      </w:t>
      </w:r>
    </w:p>
    <w:p w14:paraId="322FCD35" w14:textId="6866BD85" w:rsidR="00321AD4" w:rsidRPr="002F2A47" w:rsidRDefault="00321AD4" w:rsidP="00321AD4">
      <w:pPr>
        <w:spacing w:after="0"/>
        <w:ind w:firstLineChars="300" w:firstLine="600"/>
        <w:rPr>
          <w:color w:val="808080" w:themeColor="background1" w:themeShade="80"/>
          <w:rPrChange w:id="175" w:author="master" w:date="2024-07-22T09:25:00Z">
            <w:rPr/>
          </w:rPrChange>
        </w:rPr>
      </w:pPr>
      <w:r w:rsidRPr="00CC590F">
        <w:t>대표이사</w:t>
      </w:r>
      <w:r w:rsidR="00121D6E">
        <w:rPr>
          <w:rFonts w:hint="eastAsia"/>
        </w:rPr>
        <w:t xml:space="preserve"> </w:t>
      </w:r>
      <w:r w:rsidR="00121D6E">
        <w:t xml:space="preserve"> </w:t>
      </w:r>
      <w:r w:rsidR="00121D6E">
        <w:rPr>
          <w:rFonts w:hint="eastAsia"/>
        </w:rPr>
        <w:t xml:space="preserve"> </w:t>
      </w:r>
      <w:r w:rsidR="00121D6E">
        <w:t xml:space="preserve">  </w:t>
      </w:r>
      <w:r w:rsidR="00121D6E">
        <w:rPr>
          <w:rFonts w:hint="eastAsia"/>
        </w:rPr>
        <w:t xml:space="preserve">황 문 규 </w:t>
      </w:r>
      <w:r w:rsidR="00121D6E">
        <w:t xml:space="preserve">  </w:t>
      </w:r>
      <w:r w:rsidR="006A6CD5">
        <w:rPr>
          <w:rFonts w:hint="eastAsia"/>
        </w:rPr>
        <w:t xml:space="preserve"> </w:t>
      </w:r>
      <w:r w:rsidR="006A6CD5">
        <w:t xml:space="preserve">   </w:t>
      </w:r>
      <w:r w:rsidRPr="00CC590F">
        <w:rPr>
          <w:rFonts w:hint="eastAsia"/>
        </w:rPr>
        <w:t xml:space="preserve">     </w:t>
      </w:r>
      <w:r w:rsidRPr="00CC590F">
        <w:t>(인)</w:t>
      </w:r>
      <w:r w:rsidRPr="00CB4DFE">
        <w:t xml:space="preserve"> </w:t>
      </w:r>
      <w:r w:rsidR="00121D6E">
        <w:t xml:space="preserve">       </w:t>
      </w:r>
      <w:r w:rsidRPr="00CB4DFE">
        <w:rPr>
          <w:rFonts w:hint="eastAsia"/>
        </w:rPr>
        <w:t>[</w:t>
      </w:r>
      <w:r>
        <w:rPr>
          <w:rFonts w:hint="eastAsia"/>
        </w:rPr>
        <w:t>대표</w:t>
      </w:r>
      <w:r w:rsidRPr="00CB4DFE">
        <w:t xml:space="preserve">]      </w:t>
      </w:r>
      <w:r w:rsidRPr="00CB4DFE">
        <w:rPr>
          <w:rFonts w:hint="eastAsia"/>
        </w:rPr>
        <w:t xml:space="preserve">        </w:t>
      </w:r>
      <w:ins w:id="176" w:author="master" w:date="2024-07-22T09:25:00Z">
        <w:r w:rsidR="002F2A47">
          <w:t xml:space="preserve">   </w:t>
        </w:r>
      </w:ins>
      <w:r w:rsidRPr="00CB4DFE">
        <w:rPr>
          <w:rFonts w:hint="eastAsia"/>
        </w:rPr>
        <w:t xml:space="preserve">  </w:t>
      </w:r>
      <w:r w:rsidRPr="002F2A47">
        <w:rPr>
          <w:color w:val="808080" w:themeColor="background1" w:themeShade="80"/>
          <w:rPrChange w:id="177" w:author="master" w:date="2024-07-22T09:25:00Z">
            <w:rPr>
              <w:color w:val="000000" w:themeColor="text1"/>
            </w:rPr>
          </w:rPrChange>
        </w:rPr>
        <w:t>(</w:t>
      </w:r>
      <w:r w:rsidRPr="002F2A47">
        <w:rPr>
          <w:rFonts w:hint="eastAsia"/>
          <w:color w:val="808080" w:themeColor="background1" w:themeShade="80"/>
          <w:rPrChange w:id="178" w:author="master" w:date="2024-07-22T09:25:00Z">
            <w:rPr>
              <w:rFonts w:hint="eastAsia"/>
              <w:color w:val="000000" w:themeColor="text1"/>
            </w:rPr>
          </w:rPrChange>
        </w:rPr>
        <w:t>서명</w:t>
      </w:r>
      <w:r w:rsidRPr="002F2A47">
        <w:rPr>
          <w:color w:val="808080" w:themeColor="background1" w:themeShade="80"/>
          <w:rPrChange w:id="179" w:author="master" w:date="2024-07-22T09:25:00Z">
            <w:rPr>
              <w:color w:val="000000" w:themeColor="text1"/>
            </w:rPr>
          </w:rPrChange>
        </w:rPr>
        <w:t>)</w:t>
      </w:r>
    </w:p>
    <w:p w14:paraId="6EE0345B" w14:textId="77777777" w:rsidR="00321AD4" w:rsidRPr="00121D6E" w:rsidRDefault="00321AD4" w:rsidP="00605EF7">
      <w:pPr>
        <w:spacing w:after="0"/>
      </w:pPr>
    </w:p>
    <w:sectPr w:rsidR="00321AD4" w:rsidRPr="00121D6E" w:rsidSect="0086576F">
      <w:pgSz w:w="11906" w:h="16838"/>
      <w:pgMar w:top="1701" w:right="991" w:bottom="1440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D32BA1" w14:textId="77777777" w:rsidR="006D5B2E" w:rsidRDefault="006D5B2E" w:rsidP="006D5B2E">
      <w:pPr>
        <w:spacing w:after="0" w:line="240" w:lineRule="auto"/>
      </w:pPr>
      <w:r>
        <w:separator/>
      </w:r>
    </w:p>
  </w:endnote>
  <w:endnote w:type="continuationSeparator" w:id="0">
    <w:p w14:paraId="09D9C112" w14:textId="77777777" w:rsidR="006D5B2E" w:rsidRDefault="006D5B2E" w:rsidP="006D5B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C818A2" w14:textId="77777777" w:rsidR="006D5B2E" w:rsidRDefault="006D5B2E" w:rsidP="006D5B2E">
      <w:pPr>
        <w:spacing w:after="0" w:line="240" w:lineRule="auto"/>
      </w:pPr>
      <w:r>
        <w:separator/>
      </w:r>
    </w:p>
  </w:footnote>
  <w:footnote w:type="continuationSeparator" w:id="0">
    <w:p w14:paraId="4FE907F4" w14:textId="77777777" w:rsidR="006D5B2E" w:rsidRDefault="006D5B2E" w:rsidP="006D5B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D7329B"/>
    <w:multiLevelType w:val="hybridMultilevel"/>
    <w:tmpl w:val="1CD21782"/>
    <w:lvl w:ilvl="0" w:tplc="1820F3F8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1" w15:restartNumberingAfterBreak="0">
    <w:nsid w:val="363C6CA6"/>
    <w:multiLevelType w:val="hybridMultilevel"/>
    <w:tmpl w:val="818EC720"/>
    <w:lvl w:ilvl="0" w:tplc="A0D6D3AE">
      <w:start w:val="1"/>
      <w:numFmt w:val="decimalEnclosedCircle"/>
      <w:lvlText w:val="%1"/>
      <w:lvlJc w:val="left"/>
      <w:pPr>
        <w:ind w:left="502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2" w15:restartNumberingAfterBreak="0">
    <w:nsid w:val="55A02B75"/>
    <w:multiLevelType w:val="hybridMultilevel"/>
    <w:tmpl w:val="87B258AE"/>
    <w:lvl w:ilvl="0" w:tplc="FD86B858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3" w15:restartNumberingAfterBreak="0">
    <w:nsid w:val="6A660701"/>
    <w:multiLevelType w:val="hybridMultilevel"/>
    <w:tmpl w:val="91CE2460"/>
    <w:lvl w:ilvl="0" w:tplc="5E7050A8">
      <w:start w:val="1"/>
      <w:numFmt w:val="decimalEnclosedCircle"/>
      <w:lvlText w:val="%1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법무팀">
    <w15:presenceInfo w15:providerId="None" w15:userId="법무팀"/>
  </w15:person>
  <w15:person w15:author="master">
    <w15:presenceInfo w15:providerId="None" w15:userId="mast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D34"/>
    <w:rsid w:val="000455B5"/>
    <w:rsid w:val="00046FBB"/>
    <w:rsid w:val="00056D34"/>
    <w:rsid w:val="00121D6E"/>
    <w:rsid w:val="00135907"/>
    <w:rsid w:val="00146B86"/>
    <w:rsid w:val="00166F16"/>
    <w:rsid w:val="00167C6C"/>
    <w:rsid w:val="00172BEB"/>
    <w:rsid w:val="00253EFB"/>
    <w:rsid w:val="00297B69"/>
    <w:rsid w:val="002C2567"/>
    <w:rsid w:val="002F1F6C"/>
    <w:rsid w:val="002F2A47"/>
    <w:rsid w:val="00321AD4"/>
    <w:rsid w:val="00357756"/>
    <w:rsid w:val="003705DB"/>
    <w:rsid w:val="00377700"/>
    <w:rsid w:val="003D7F88"/>
    <w:rsid w:val="00422994"/>
    <w:rsid w:val="0048021C"/>
    <w:rsid w:val="00481062"/>
    <w:rsid w:val="00485B65"/>
    <w:rsid w:val="005308A3"/>
    <w:rsid w:val="005B4C24"/>
    <w:rsid w:val="00600FA2"/>
    <w:rsid w:val="0060219F"/>
    <w:rsid w:val="00605EF7"/>
    <w:rsid w:val="00651E69"/>
    <w:rsid w:val="006A6CD5"/>
    <w:rsid w:val="006D5B2E"/>
    <w:rsid w:val="007053F2"/>
    <w:rsid w:val="00707DB1"/>
    <w:rsid w:val="0071702B"/>
    <w:rsid w:val="00744D90"/>
    <w:rsid w:val="00775DA5"/>
    <w:rsid w:val="007963B1"/>
    <w:rsid w:val="0080774B"/>
    <w:rsid w:val="0086576F"/>
    <w:rsid w:val="00871AB4"/>
    <w:rsid w:val="00873F4D"/>
    <w:rsid w:val="0087479A"/>
    <w:rsid w:val="00897D31"/>
    <w:rsid w:val="008A389F"/>
    <w:rsid w:val="00961767"/>
    <w:rsid w:val="009C4AF0"/>
    <w:rsid w:val="00A27CFD"/>
    <w:rsid w:val="00A331F4"/>
    <w:rsid w:val="00A37A63"/>
    <w:rsid w:val="00A53665"/>
    <w:rsid w:val="00A66C5D"/>
    <w:rsid w:val="00AB3025"/>
    <w:rsid w:val="00AB4905"/>
    <w:rsid w:val="00AE6A3C"/>
    <w:rsid w:val="00B31BE2"/>
    <w:rsid w:val="00B40652"/>
    <w:rsid w:val="00B63921"/>
    <w:rsid w:val="00B6770A"/>
    <w:rsid w:val="00B812D7"/>
    <w:rsid w:val="00C1332E"/>
    <w:rsid w:val="00C364F1"/>
    <w:rsid w:val="00C51D8B"/>
    <w:rsid w:val="00C81396"/>
    <w:rsid w:val="00CB0960"/>
    <w:rsid w:val="00CD1B23"/>
    <w:rsid w:val="00D00552"/>
    <w:rsid w:val="00D44C77"/>
    <w:rsid w:val="00D71D8F"/>
    <w:rsid w:val="00DB3D10"/>
    <w:rsid w:val="00E0446D"/>
    <w:rsid w:val="00F01381"/>
    <w:rsid w:val="00F822EF"/>
    <w:rsid w:val="00FD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."/>
  <w:listSeparator w:val=","/>
  <w14:docId w14:val="5618D794"/>
  <w15:chartTrackingRefBased/>
  <w15:docId w15:val="{CA6A4B79-A7F5-4B60-8A11-F92FA72A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6D34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6D5B2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6D5B2E"/>
  </w:style>
  <w:style w:type="paragraph" w:styleId="a5">
    <w:name w:val="footer"/>
    <w:basedOn w:val="a"/>
    <w:link w:val="Char0"/>
    <w:uiPriority w:val="99"/>
    <w:unhideWhenUsed/>
    <w:rsid w:val="006D5B2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6D5B2E"/>
  </w:style>
  <w:style w:type="character" w:styleId="a6">
    <w:name w:val="Strong"/>
    <w:uiPriority w:val="22"/>
    <w:qFormat/>
    <w:rsid w:val="0060219F"/>
    <w:rPr>
      <w:b/>
      <w:bCs/>
    </w:rPr>
  </w:style>
  <w:style w:type="paragraph" w:styleId="a7">
    <w:name w:val="Balloon Text"/>
    <w:basedOn w:val="a"/>
    <w:link w:val="Char1"/>
    <w:uiPriority w:val="99"/>
    <w:semiHidden/>
    <w:unhideWhenUsed/>
    <w:rsid w:val="00D71D8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D71D8F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No Spacing"/>
    <w:uiPriority w:val="1"/>
    <w:qFormat/>
    <w:rsid w:val="00B31BE2"/>
    <w:pPr>
      <w:widowControl w:val="0"/>
      <w:wordWrap w:val="0"/>
      <w:autoSpaceDE w:val="0"/>
      <w:autoSpaceDN w:val="0"/>
      <w:spacing w:after="0" w:line="240" w:lineRule="auto"/>
    </w:pPr>
  </w:style>
  <w:style w:type="character" w:styleId="a9">
    <w:name w:val="Placeholder Text"/>
    <w:basedOn w:val="a0"/>
    <w:uiPriority w:val="99"/>
    <w:semiHidden/>
    <w:rsid w:val="005308A3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5308A3"/>
    <w:rPr>
      <w:sz w:val="18"/>
      <w:szCs w:val="18"/>
    </w:rPr>
  </w:style>
  <w:style w:type="paragraph" w:styleId="ab">
    <w:name w:val="annotation text"/>
    <w:basedOn w:val="a"/>
    <w:link w:val="Char2"/>
    <w:uiPriority w:val="99"/>
    <w:semiHidden/>
    <w:unhideWhenUsed/>
    <w:rsid w:val="005308A3"/>
    <w:pPr>
      <w:jc w:val="left"/>
    </w:pPr>
  </w:style>
  <w:style w:type="character" w:customStyle="1" w:styleId="Char2">
    <w:name w:val="메모 텍스트 Char"/>
    <w:basedOn w:val="a0"/>
    <w:link w:val="ab"/>
    <w:uiPriority w:val="99"/>
    <w:semiHidden/>
    <w:rsid w:val="005308A3"/>
  </w:style>
  <w:style w:type="paragraph" w:styleId="ac">
    <w:name w:val="annotation subject"/>
    <w:basedOn w:val="ab"/>
    <w:next w:val="ab"/>
    <w:link w:val="Char3"/>
    <w:uiPriority w:val="99"/>
    <w:semiHidden/>
    <w:unhideWhenUsed/>
    <w:rsid w:val="005308A3"/>
    <w:rPr>
      <w:b/>
      <w:bCs/>
    </w:rPr>
  </w:style>
  <w:style w:type="character" w:customStyle="1" w:styleId="Char3">
    <w:name w:val="메모 주제 Char"/>
    <w:basedOn w:val="Char2"/>
    <w:link w:val="ac"/>
    <w:uiPriority w:val="99"/>
    <w:semiHidden/>
    <w:rsid w:val="005308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5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CB0D7-66F8-499D-B9CE-271BDFCA3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640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3</cp:revision>
  <cp:lastPrinted>2024-04-21T23:51:00Z</cp:lastPrinted>
  <dcterms:created xsi:type="dcterms:W3CDTF">2025-09-15T00:56:00Z</dcterms:created>
  <dcterms:modified xsi:type="dcterms:W3CDTF">2025-09-15T00:59:00Z</dcterms:modified>
</cp:coreProperties>
</file>